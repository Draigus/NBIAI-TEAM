
<file path=[Content_Types].xml><?xml version="1.0" encoding="utf-8"?>
<Types xmlns="http://schemas.openxmlformats.org/package/2006/content-types">
  <Default Extension="bin" ContentType="application/vnd.ms-word.attachedToolbar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6A9E3" w14:textId="77777777" w:rsidR="003F3D2E" w:rsidRPr="008E7200" w:rsidRDefault="003F3D2E" w:rsidP="00CE34B0">
      <w:pPr>
        <w:rPr>
          <w:sz w:val="20"/>
          <w:szCs w:val="20"/>
        </w:rPr>
      </w:pPr>
      <w:bookmarkStart w:id="0" w:name="_Hlk117505822"/>
    </w:p>
    <w:p w14:paraId="71074517" w14:textId="77777777" w:rsidR="00812F01" w:rsidRDefault="00812F01" w:rsidP="00CE34B0">
      <w:pPr>
        <w:rPr>
          <w:sz w:val="20"/>
          <w:szCs w:val="20"/>
        </w:rPr>
      </w:pPr>
    </w:p>
    <w:p w14:paraId="3E0049C0" w14:textId="7E49D1EC" w:rsidR="00CA4BEC" w:rsidRPr="00812F01" w:rsidRDefault="00AE14A7" w:rsidP="00CE34B0">
      <w:pPr>
        <w:rPr>
          <w:b/>
          <w:bCs/>
          <w:sz w:val="20"/>
          <w:szCs w:val="20"/>
        </w:rPr>
      </w:pPr>
      <w:r w:rsidRPr="00812F01">
        <w:rPr>
          <w:b/>
          <w:bCs/>
          <w:sz w:val="20"/>
          <w:szCs w:val="20"/>
        </w:rPr>
        <w:t>Gra</w:t>
      </w:r>
      <w:r w:rsidR="00812F01" w:rsidRPr="00812F01">
        <w:rPr>
          <w:b/>
          <w:bCs/>
          <w:sz w:val="20"/>
          <w:szCs w:val="20"/>
        </w:rPr>
        <w:t>e</w:t>
      </w:r>
      <w:r w:rsidRPr="00812F01">
        <w:rPr>
          <w:b/>
          <w:bCs/>
          <w:sz w:val="20"/>
          <w:szCs w:val="20"/>
        </w:rPr>
        <w:t xml:space="preserve">me </w:t>
      </w:r>
      <w:r w:rsidR="00812F01" w:rsidRPr="00812F01">
        <w:rPr>
          <w:b/>
          <w:bCs/>
          <w:sz w:val="20"/>
          <w:szCs w:val="20"/>
        </w:rPr>
        <w:t xml:space="preserve">Peter </w:t>
      </w:r>
      <w:r w:rsidRPr="00812F01">
        <w:rPr>
          <w:b/>
          <w:bCs/>
          <w:sz w:val="20"/>
          <w:szCs w:val="20"/>
        </w:rPr>
        <w:t>Monk</w:t>
      </w:r>
    </w:p>
    <w:bookmarkEnd w:id="0"/>
    <w:p w14:paraId="2C1A0DE3" w14:textId="2B468EAC" w:rsidR="0071056C" w:rsidRPr="008E7200" w:rsidRDefault="00B20DB3" w:rsidP="00CE34B0">
      <w:pPr>
        <w:rPr>
          <w:sz w:val="20"/>
          <w:szCs w:val="20"/>
        </w:rPr>
      </w:pPr>
      <w:r w:rsidRPr="00812F01">
        <w:rPr>
          <w:sz w:val="20"/>
          <w:szCs w:val="20"/>
        </w:rPr>
        <w:t>5 The Cherry Pit, Downley, High Wycombe HP13 5FA</w:t>
      </w:r>
    </w:p>
    <w:p w14:paraId="7E938DB6" w14:textId="77777777" w:rsidR="0071056C" w:rsidRPr="008E7200" w:rsidRDefault="0071056C" w:rsidP="00CE34B0">
      <w:pPr>
        <w:rPr>
          <w:sz w:val="20"/>
          <w:szCs w:val="20"/>
        </w:rPr>
      </w:pPr>
    </w:p>
    <w:p w14:paraId="7467FD1C" w14:textId="2AC5845A" w:rsidR="0071056C" w:rsidRDefault="00115CB3" w:rsidP="00CE34B0">
      <w:pPr>
        <w:rPr>
          <w:sz w:val="20"/>
          <w:szCs w:val="20"/>
        </w:rPr>
      </w:pPr>
      <w:r>
        <w:rPr>
          <w:sz w:val="20"/>
          <w:szCs w:val="20"/>
        </w:rPr>
        <w:t>17</w:t>
      </w:r>
      <w:r w:rsidR="00AE14A7" w:rsidRPr="00812F01">
        <w:rPr>
          <w:sz w:val="20"/>
          <w:szCs w:val="20"/>
        </w:rPr>
        <w:t>h</w:t>
      </w:r>
      <w:r w:rsidR="00AE14A7">
        <w:rPr>
          <w:sz w:val="20"/>
          <w:szCs w:val="20"/>
        </w:rPr>
        <w:t xml:space="preserve"> of April 2026</w:t>
      </w:r>
    </w:p>
    <w:p w14:paraId="521983BE" w14:textId="77777777" w:rsidR="00AE14A7" w:rsidRPr="008E7200" w:rsidRDefault="00AE14A7" w:rsidP="00CE34B0">
      <w:pPr>
        <w:rPr>
          <w:sz w:val="20"/>
          <w:szCs w:val="20"/>
        </w:rPr>
      </w:pPr>
    </w:p>
    <w:p w14:paraId="5466063E" w14:textId="744AB22D" w:rsidR="00CA4BEC" w:rsidRPr="008E7200" w:rsidRDefault="00CA4BEC" w:rsidP="00CE34B0">
      <w:pPr>
        <w:rPr>
          <w:sz w:val="20"/>
          <w:szCs w:val="20"/>
        </w:rPr>
      </w:pPr>
      <w:r w:rsidRPr="008E7200">
        <w:rPr>
          <w:sz w:val="20"/>
          <w:szCs w:val="20"/>
        </w:rPr>
        <w:t>Dear</w:t>
      </w:r>
      <w:r w:rsidR="00812F01">
        <w:rPr>
          <w:sz w:val="20"/>
          <w:szCs w:val="20"/>
        </w:rPr>
        <w:t xml:space="preserve"> Graeme, </w:t>
      </w:r>
    </w:p>
    <w:p w14:paraId="690A6817" w14:textId="77777777" w:rsidR="00CA4BEC" w:rsidRPr="008E7200" w:rsidRDefault="00CA4BEC" w:rsidP="00CE34B0">
      <w:pPr>
        <w:rPr>
          <w:b/>
          <w:sz w:val="20"/>
          <w:szCs w:val="20"/>
        </w:rPr>
      </w:pPr>
    </w:p>
    <w:p w14:paraId="4F4825F4" w14:textId="77777777" w:rsidR="005715E2" w:rsidRPr="008E7200" w:rsidRDefault="00C34248" w:rsidP="00CE34B0">
      <w:pPr>
        <w:rPr>
          <w:b/>
          <w:sz w:val="20"/>
          <w:szCs w:val="20"/>
        </w:rPr>
      </w:pPr>
      <w:r w:rsidRPr="008E7200">
        <w:rPr>
          <w:b/>
          <w:sz w:val="20"/>
          <w:szCs w:val="20"/>
        </w:rPr>
        <w:t xml:space="preserve">Welcome to </w:t>
      </w:r>
      <w:r w:rsidR="00A906AF">
        <w:rPr>
          <w:b/>
          <w:sz w:val="20"/>
          <w:szCs w:val="20"/>
        </w:rPr>
        <w:t xml:space="preserve">CH Game Development UK Ltd </w:t>
      </w:r>
      <w:r w:rsidR="00A906AF" w:rsidRPr="008E7200">
        <w:rPr>
          <w:sz w:val="20"/>
          <w:szCs w:val="20"/>
        </w:rPr>
        <w:t>(</w:t>
      </w:r>
      <w:r w:rsidR="00A906AF">
        <w:rPr>
          <w:sz w:val="20"/>
          <w:szCs w:val="20"/>
        </w:rPr>
        <w:t>‘</w:t>
      </w:r>
      <w:r w:rsidR="00A906AF" w:rsidRPr="008E7200">
        <w:rPr>
          <w:b/>
          <w:bCs/>
          <w:sz w:val="20"/>
          <w:szCs w:val="20"/>
        </w:rPr>
        <w:t>Company</w:t>
      </w:r>
      <w:r w:rsidR="00A906AF" w:rsidRPr="008E7200">
        <w:rPr>
          <w:sz w:val="20"/>
          <w:szCs w:val="20"/>
        </w:rPr>
        <w:t>’)</w:t>
      </w:r>
    </w:p>
    <w:p w14:paraId="1DE4D530" w14:textId="77777777" w:rsidR="009E7348" w:rsidRPr="008E7200" w:rsidRDefault="009E7348" w:rsidP="00CE34B0">
      <w:pPr>
        <w:rPr>
          <w:sz w:val="20"/>
          <w:szCs w:val="20"/>
        </w:rPr>
      </w:pPr>
    </w:p>
    <w:p w14:paraId="6ED35A37" w14:textId="77777777" w:rsidR="00C72FAF" w:rsidRDefault="00C72FAF" w:rsidP="00CE34B0">
      <w:pPr>
        <w:rPr>
          <w:ins w:id="1" w:author="Graeme Monk" w:date="2026-05-07T17:22:00Z" w16du:dateUtc="2026-05-07T16:22:00Z"/>
          <w:sz w:val="20"/>
          <w:szCs w:val="20"/>
        </w:rPr>
      </w:pPr>
      <w:r w:rsidRPr="008E7200">
        <w:rPr>
          <w:sz w:val="20"/>
          <w:szCs w:val="20"/>
        </w:rPr>
        <w:t>This is your employment agreement</w:t>
      </w:r>
      <w:r w:rsidR="00422B10" w:rsidRPr="008E7200">
        <w:rPr>
          <w:sz w:val="20"/>
          <w:szCs w:val="20"/>
        </w:rPr>
        <w:t xml:space="preserve"> (‘</w:t>
      </w:r>
      <w:r w:rsidR="00422B10" w:rsidRPr="008E7200">
        <w:rPr>
          <w:b/>
          <w:bCs/>
          <w:sz w:val="20"/>
          <w:szCs w:val="20"/>
        </w:rPr>
        <w:t>Contract</w:t>
      </w:r>
      <w:r w:rsidR="00422B10" w:rsidRPr="008E7200">
        <w:rPr>
          <w:sz w:val="20"/>
          <w:szCs w:val="20"/>
        </w:rPr>
        <w:t>’)</w:t>
      </w:r>
      <w:r w:rsidR="00E96C58" w:rsidRPr="008E7200">
        <w:rPr>
          <w:sz w:val="20"/>
          <w:szCs w:val="20"/>
        </w:rPr>
        <w:t xml:space="preserve"> and the Company and you are executing the Contract as a deed</w:t>
      </w:r>
      <w:r w:rsidRPr="008E7200">
        <w:rPr>
          <w:sz w:val="20"/>
          <w:szCs w:val="20"/>
        </w:rPr>
        <w:t xml:space="preserve">. It covers all your main terms and conditions of employment with </w:t>
      </w:r>
      <w:r w:rsidR="00A906AF">
        <w:rPr>
          <w:sz w:val="20"/>
          <w:szCs w:val="20"/>
        </w:rPr>
        <w:t>the Company</w:t>
      </w:r>
      <w:r w:rsidR="00422B10" w:rsidRPr="008E7200">
        <w:rPr>
          <w:sz w:val="20"/>
          <w:szCs w:val="20"/>
        </w:rPr>
        <w:t xml:space="preserve"> </w:t>
      </w:r>
      <w:r w:rsidRPr="00A906AF">
        <w:rPr>
          <w:sz w:val="20"/>
          <w:szCs w:val="20"/>
        </w:rPr>
        <w:t>and all</w:t>
      </w:r>
      <w:r w:rsidR="00422B10" w:rsidRPr="00A906AF">
        <w:rPr>
          <w:sz w:val="20"/>
          <w:szCs w:val="20"/>
        </w:rPr>
        <w:t xml:space="preserve"> its associated companies</w:t>
      </w:r>
      <w:r w:rsidR="00A906AF" w:rsidRPr="00A906AF">
        <w:rPr>
          <w:sz w:val="20"/>
          <w:szCs w:val="20"/>
        </w:rPr>
        <w:t xml:space="preserve"> whether existing now or in the future</w:t>
      </w:r>
      <w:r w:rsidR="00422B10" w:rsidRPr="00A906AF">
        <w:rPr>
          <w:sz w:val="20"/>
          <w:szCs w:val="20"/>
        </w:rPr>
        <w:t xml:space="preserve"> (‘</w:t>
      </w:r>
      <w:r w:rsidRPr="00A906AF">
        <w:rPr>
          <w:b/>
          <w:bCs/>
          <w:sz w:val="20"/>
          <w:szCs w:val="20"/>
        </w:rPr>
        <w:t>Group</w:t>
      </w:r>
      <w:r w:rsidR="00422B10" w:rsidRPr="00A906AF">
        <w:rPr>
          <w:sz w:val="20"/>
          <w:szCs w:val="20"/>
        </w:rPr>
        <w:t>’</w:t>
      </w:r>
      <w:r w:rsidRPr="00A906AF">
        <w:rPr>
          <w:sz w:val="20"/>
          <w:szCs w:val="20"/>
        </w:rPr>
        <w:t>).</w:t>
      </w:r>
      <w:r w:rsidR="008E7200" w:rsidRPr="00A906AF">
        <w:rPr>
          <w:sz w:val="20"/>
          <w:szCs w:val="20"/>
        </w:rPr>
        <w:t xml:space="preserve"> </w:t>
      </w:r>
      <w:r w:rsidR="00422B10" w:rsidRPr="00A906AF">
        <w:rPr>
          <w:sz w:val="20"/>
          <w:szCs w:val="20"/>
        </w:rPr>
        <w:t>References</w:t>
      </w:r>
      <w:r w:rsidR="00422B10" w:rsidRPr="008E7200">
        <w:rPr>
          <w:sz w:val="20"/>
          <w:szCs w:val="20"/>
        </w:rPr>
        <w:t xml:space="preserve"> to ‘we’</w:t>
      </w:r>
      <w:r w:rsidR="00E327AA" w:rsidRPr="008E7200">
        <w:rPr>
          <w:sz w:val="20"/>
          <w:szCs w:val="20"/>
        </w:rPr>
        <w:t>, ‘our’,</w:t>
      </w:r>
      <w:r w:rsidR="00422B10" w:rsidRPr="008E7200">
        <w:rPr>
          <w:sz w:val="20"/>
          <w:szCs w:val="20"/>
        </w:rPr>
        <w:t xml:space="preserve"> or ‘us’ in this Contract relate to the Company. </w:t>
      </w:r>
      <w:r w:rsidRPr="008E7200">
        <w:rPr>
          <w:sz w:val="20"/>
          <w:szCs w:val="20"/>
        </w:rPr>
        <w:t>We reserve the right to make reasonable changes to your terms and conditions of employment from time to time, but changes will be notified to you in writing.</w:t>
      </w:r>
    </w:p>
    <w:p w14:paraId="2B346B62" w14:textId="77777777" w:rsidR="00F15E21" w:rsidRDefault="00F15E21" w:rsidP="00CE34B0">
      <w:pPr>
        <w:rPr>
          <w:ins w:id="2" w:author="Graeme Monk" w:date="2026-05-07T17:22:00Z" w16du:dateUtc="2026-05-07T16:22:00Z"/>
          <w:sz w:val="20"/>
          <w:szCs w:val="20"/>
        </w:rPr>
      </w:pPr>
    </w:p>
    <w:p w14:paraId="4D6D6E8F" w14:textId="63FC37A5" w:rsidR="00F15E21" w:rsidRPr="008E7200" w:rsidRDefault="00F15E21" w:rsidP="00CE34B0">
      <w:pPr>
        <w:rPr>
          <w:sz w:val="20"/>
          <w:szCs w:val="20"/>
        </w:rPr>
      </w:pPr>
      <w:ins w:id="3" w:author="Graeme Monk" w:date="2026-05-07T17:22:00Z">
        <w:r w:rsidRPr="00F15E21">
          <w:rPr>
            <w:sz w:val="20"/>
            <w:szCs w:val="20"/>
          </w:rPr>
          <w:t>This agreement is executed as a deed solely for the purpose of ensuring the effectiveness and enforceability of the intellectual property assignment, moral rights waivers, and power of attorney provisions contained in clause 1</w:t>
        </w:r>
      </w:ins>
      <w:ins w:id="4" w:author="Graeme Monk" w:date="2026-05-07T17:24:00Z" w16du:dateUtc="2026-05-07T16:24:00Z">
        <w:r w:rsidR="001E4AA2">
          <w:rPr>
            <w:sz w:val="20"/>
            <w:szCs w:val="20"/>
          </w:rPr>
          <w:t>6</w:t>
        </w:r>
      </w:ins>
      <w:ins w:id="5" w:author="Graeme Monk" w:date="2026-05-07T17:22:00Z">
        <w:r w:rsidRPr="00F15E21">
          <w:rPr>
            <w:sz w:val="20"/>
            <w:szCs w:val="20"/>
          </w:rPr>
          <w:t>. Except where expressly stated, the execution of this agreement as a deed shall not extend or increase the substantive obligations of either party beyond those ordinarily arising under a contract of employment.</w:t>
        </w:r>
      </w:ins>
    </w:p>
    <w:p w14:paraId="3D38F0A2" w14:textId="77777777" w:rsidR="00C72FAF" w:rsidRPr="008E7200" w:rsidRDefault="00C72FAF" w:rsidP="00CE34B0">
      <w:pPr>
        <w:rPr>
          <w:sz w:val="20"/>
          <w:szCs w:val="20"/>
        </w:rPr>
      </w:pPr>
    </w:p>
    <w:p w14:paraId="4C744C0B" w14:textId="77777777" w:rsidR="00C72FAF" w:rsidRPr="008E7200" w:rsidRDefault="00C72FAF" w:rsidP="00CE34B0">
      <w:pPr>
        <w:rPr>
          <w:b/>
          <w:sz w:val="20"/>
          <w:szCs w:val="20"/>
        </w:rPr>
      </w:pPr>
      <w:r w:rsidRPr="008E7200">
        <w:rPr>
          <w:b/>
          <w:sz w:val="20"/>
          <w:szCs w:val="20"/>
        </w:rPr>
        <w:t>Key Information</w:t>
      </w:r>
    </w:p>
    <w:p w14:paraId="24962FFE" w14:textId="77777777" w:rsidR="002B156B" w:rsidRPr="008E7200" w:rsidRDefault="002B156B" w:rsidP="00CE34B0">
      <w:pPr>
        <w:rPr>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1"/>
        <w:gridCol w:w="4252"/>
      </w:tblGrid>
      <w:tr w:rsidR="003269E2" w:rsidRPr="008E7200" w14:paraId="50D670AB" w14:textId="77777777" w:rsidTr="00CA4BEC">
        <w:tc>
          <w:tcPr>
            <w:tcW w:w="4361" w:type="dxa"/>
          </w:tcPr>
          <w:p w14:paraId="30BBEFA0" w14:textId="77777777" w:rsidR="003269E2" w:rsidRPr="008E7200" w:rsidRDefault="003269E2" w:rsidP="00CE34B0">
            <w:pPr>
              <w:rPr>
                <w:sz w:val="20"/>
                <w:szCs w:val="20"/>
              </w:rPr>
            </w:pPr>
            <w:r w:rsidRPr="008E7200">
              <w:rPr>
                <w:sz w:val="20"/>
                <w:szCs w:val="20"/>
              </w:rPr>
              <w:t xml:space="preserve">Full Name </w:t>
            </w:r>
          </w:p>
          <w:p w14:paraId="34E4AA7D" w14:textId="77777777" w:rsidR="003269E2" w:rsidRPr="008E7200" w:rsidRDefault="003269E2" w:rsidP="00CE34B0">
            <w:pPr>
              <w:rPr>
                <w:sz w:val="20"/>
                <w:szCs w:val="20"/>
              </w:rPr>
            </w:pPr>
          </w:p>
        </w:tc>
        <w:tc>
          <w:tcPr>
            <w:tcW w:w="4252" w:type="dxa"/>
          </w:tcPr>
          <w:p w14:paraId="436D3D53" w14:textId="3D136238" w:rsidR="003269E2" w:rsidRPr="008E7200" w:rsidRDefault="00AE14A7" w:rsidP="003269E2">
            <w:pPr>
              <w:ind w:right="-108"/>
              <w:rPr>
                <w:sz w:val="20"/>
                <w:szCs w:val="20"/>
              </w:rPr>
            </w:pPr>
            <w:r>
              <w:rPr>
                <w:sz w:val="20"/>
                <w:szCs w:val="20"/>
              </w:rPr>
              <w:t xml:space="preserve">Graeme </w:t>
            </w:r>
            <w:r w:rsidR="007E3F8D">
              <w:rPr>
                <w:sz w:val="20"/>
                <w:szCs w:val="20"/>
              </w:rPr>
              <w:t xml:space="preserve">Peter </w:t>
            </w:r>
            <w:r>
              <w:rPr>
                <w:sz w:val="20"/>
                <w:szCs w:val="20"/>
              </w:rPr>
              <w:t>Monk</w:t>
            </w:r>
          </w:p>
        </w:tc>
      </w:tr>
      <w:tr w:rsidR="003269E2" w:rsidRPr="008E7200" w14:paraId="48F24DA0" w14:textId="77777777" w:rsidTr="00CA4BEC">
        <w:tc>
          <w:tcPr>
            <w:tcW w:w="4361" w:type="dxa"/>
          </w:tcPr>
          <w:p w14:paraId="4DAD2FF4" w14:textId="77777777" w:rsidR="003269E2" w:rsidRPr="008E7200" w:rsidRDefault="003269E2" w:rsidP="00CE34B0">
            <w:pPr>
              <w:rPr>
                <w:sz w:val="20"/>
                <w:szCs w:val="20"/>
              </w:rPr>
            </w:pPr>
            <w:r w:rsidRPr="008E7200">
              <w:rPr>
                <w:sz w:val="20"/>
                <w:szCs w:val="20"/>
              </w:rPr>
              <w:t>Address</w:t>
            </w:r>
          </w:p>
          <w:p w14:paraId="081589B2" w14:textId="77777777" w:rsidR="003269E2" w:rsidRPr="008E7200" w:rsidRDefault="003269E2" w:rsidP="00CE34B0">
            <w:pPr>
              <w:rPr>
                <w:sz w:val="20"/>
                <w:szCs w:val="20"/>
              </w:rPr>
            </w:pPr>
            <w:r w:rsidRPr="008E7200">
              <w:rPr>
                <w:sz w:val="20"/>
                <w:szCs w:val="20"/>
              </w:rPr>
              <w:t xml:space="preserve"> </w:t>
            </w:r>
          </w:p>
        </w:tc>
        <w:tc>
          <w:tcPr>
            <w:tcW w:w="4252" w:type="dxa"/>
          </w:tcPr>
          <w:p w14:paraId="2EB60C3C" w14:textId="77777777" w:rsidR="00812F01" w:rsidRPr="008E7200" w:rsidRDefault="00812F01" w:rsidP="00812F01">
            <w:pPr>
              <w:rPr>
                <w:sz w:val="20"/>
                <w:szCs w:val="20"/>
              </w:rPr>
            </w:pPr>
            <w:r w:rsidRPr="00812F01">
              <w:rPr>
                <w:sz w:val="20"/>
                <w:szCs w:val="20"/>
              </w:rPr>
              <w:t>5 The Cherry Pit, Downley, High Wycombe HP13 5FA</w:t>
            </w:r>
          </w:p>
          <w:p w14:paraId="3D503447" w14:textId="77777777" w:rsidR="003269E2" w:rsidRPr="008E7200" w:rsidRDefault="003269E2" w:rsidP="00CE34B0">
            <w:pPr>
              <w:rPr>
                <w:sz w:val="20"/>
                <w:szCs w:val="20"/>
              </w:rPr>
            </w:pPr>
          </w:p>
        </w:tc>
      </w:tr>
      <w:tr w:rsidR="003269E2" w:rsidRPr="008E7200" w14:paraId="7EFD926E" w14:textId="77777777" w:rsidTr="00CA4BEC">
        <w:tc>
          <w:tcPr>
            <w:tcW w:w="4361" w:type="dxa"/>
          </w:tcPr>
          <w:p w14:paraId="1298D80E" w14:textId="77777777" w:rsidR="003269E2" w:rsidRPr="008E7200" w:rsidRDefault="003269E2" w:rsidP="00CE34B0">
            <w:pPr>
              <w:rPr>
                <w:sz w:val="20"/>
                <w:szCs w:val="20"/>
              </w:rPr>
            </w:pPr>
            <w:r w:rsidRPr="008E7200">
              <w:rPr>
                <w:sz w:val="20"/>
                <w:szCs w:val="20"/>
              </w:rPr>
              <w:t>Job Title</w:t>
            </w:r>
          </w:p>
          <w:p w14:paraId="0CA55E44" w14:textId="77777777" w:rsidR="003269E2" w:rsidRPr="008E7200" w:rsidRDefault="003269E2" w:rsidP="00CE34B0">
            <w:pPr>
              <w:rPr>
                <w:sz w:val="20"/>
                <w:szCs w:val="20"/>
              </w:rPr>
            </w:pPr>
          </w:p>
        </w:tc>
        <w:tc>
          <w:tcPr>
            <w:tcW w:w="4252" w:type="dxa"/>
          </w:tcPr>
          <w:p w14:paraId="3F1E0DA0" w14:textId="44EB4D8F" w:rsidR="003269E2" w:rsidRPr="008E7200" w:rsidRDefault="00E53A5C" w:rsidP="00CE34B0">
            <w:pPr>
              <w:rPr>
                <w:sz w:val="20"/>
                <w:szCs w:val="20"/>
              </w:rPr>
            </w:pPr>
            <w:r>
              <w:rPr>
                <w:sz w:val="20"/>
                <w:szCs w:val="20"/>
              </w:rPr>
              <w:t>Executive Producer</w:t>
            </w:r>
          </w:p>
        </w:tc>
      </w:tr>
      <w:tr w:rsidR="003269E2" w:rsidRPr="008E7200" w14:paraId="658F992D" w14:textId="77777777" w:rsidTr="00CA4BEC">
        <w:tc>
          <w:tcPr>
            <w:tcW w:w="4361" w:type="dxa"/>
          </w:tcPr>
          <w:p w14:paraId="60E787F6" w14:textId="77777777" w:rsidR="003269E2" w:rsidRPr="008E7200" w:rsidRDefault="003269E2" w:rsidP="00CE34B0">
            <w:pPr>
              <w:rPr>
                <w:sz w:val="20"/>
                <w:szCs w:val="20"/>
              </w:rPr>
            </w:pPr>
            <w:r w:rsidRPr="008E7200">
              <w:rPr>
                <w:sz w:val="20"/>
                <w:szCs w:val="20"/>
              </w:rPr>
              <w:t>Place of Work</w:t>
            </w:r>
          </w:p>
          <w:p w14:paraId="2D57C7E7" w14:textId="77777777" w:rsidR="003269E2" w:rsidRPr="008E7200" w:rsidRDefault="003269E2" w:rsidP="00CE34B0">
            <w:pPr>
              <w:rPr>
                <w:sz w:val="20"/>
                <w:szCs w:val="20"/>
              </w:rPr>
            </w:pPr>
          </w:p>
        </w:tc>
        <w:tc>
          <w:tcPr>
            <w:tcW w:w="4252" w:type="dxa"/>
          </w:tcPr>
          <w:p w14:paraId="1B9CB319" w14:textId="7B78C219" w:rsidR="003269E2" w:rsidRPr="008E7200" w:rsidRDefault="00E53A5C" w:rsidP="00CE34B0">
            <w:pPr>
              <w:rPr>
                <w:sz w:val="20"/>
                <w:szCs w:val="20"/>
              </w:rPr>
            </w:pPr>
            <w:r w:rsidRPr="00E53A5C">
              <w:rPr>
                <w:sz w:val="20"/>
                <w:szCs w:val="20"/>
              </w:rPr>
              <w:t>Spaces West Kensington, Avon House, Avonmore Rd, London W14 8TS</w:t>
            </w:r>
          </w:p>
        </w:tc>
      </w:tr>
      <w:tr w:rsidR="003269E2" w:rsidRPr="008E7200" w14:paraId="12E21B2A" w14:textId="77777777" w:rsidTr="00CA4BEC">
        <w:tc>
          <w:tcPr>
            <w:tcW w:w="4361" w:type="dxa"/>
          </w:tcPr>
          <w:p w14:paraId="50F43E0B" w14:textId="77777777" w:rsidR="003269E2" w:rsidRPr="008E7200" w:rsidRDefault="003269E2" w:rsidP="00CE34B0">
            <w:pPr>
              <w:rPr>
                <w:sz w:val="20"/>
                <w:szCs w:val="20"/>
              </w:rPr>
            </w:pPr>
            <w:r w:rsidRPr="008E7200">
              <w:rPr>
                <w:sz w:val="20"/>
                <w:szCs w:val="20"/>
              </w:rPr>
              <w:t>Start Date</w:t>
            </w:r>
          </w:p>
          <w:p w14:paraId="44FD1F03" w14:textId="77777777" w:rsidR="003269E2" w:rsidRPr="008E7200" w:rsidRDefault="003269E2" w:rsidP="00CE34B0">
            <w:pPr>
              <w:rPr>
                <w:sz w:val="20"/>
                <w:szCs w:val="20"/>
              </w:rPr>
            </w:pPr>
          </w:p>
        </w:tc>
        <w:tc>
          <w:tcPr>
            <w:tcW w:w="4252" w:type="dxa"/>
          </w:tcPr>
          <w:p w14:paraId="3D9B88F6" w14:textId="3DD56EBC" w:rsidR="003269E2" w:rsidRPr="008E7200" w:rsidRDefault="00115CB3" w:rsidP="00CE34B0">
            <w:pPr>
              <w:rPr>
                <w:sz w:val="20"/>
                <w:szCs w:val="20"/>
              </w:rPr>
            </w:pPr>
            <w:del w:id="6" w:author="Graeme Monk" w:date="2026-05-07T17:03:00Z" w16du:dateUtc="2026-05-07T16:03:00Z">
              <w:r w:rsidDel="009A43D2">
                <w:rPr>
                  <w:sz w:val="20"/>
                  <w:szCs w:val="20"/>
                </w:rPr>
                <w:delText>18</w:delText>
              </w:r>
              <w:r w:rsidR="00E53A5C" w:rsidRPr="00E53A5C" w:rsidDel="009A43D2">
                <w:rPr>
                  <w:sz w:val="20"/>
                  <w:szCs w:val="20"/>
                  <w:vertAlign w:val="superscript"/>
                </w:rPr>
                <w:delText>th</w:delText>
              </w:r>
              <w:r w:rsidR="00E53A5C" w:rsidDel="009A43D2">
                <w:rPr>
                  <w:sz w:val="20"/>
                  <w:szCs w:val="20"/>
                </w:rPr>
                <w:delText xml:space="preserve"> of May 2026</w:delText>
              </w:r>
            </w:del>
            <w:ins w:id="7" w:author="Graeme Monk" w:date="2026-05-07T17:03:00Z" w16du:dateUtc="2026-05-07T16:03:00Z">
              <w:r w:rsidR="009A43D2">
                <w:rPr>
                  <w:sz w:val="20"/>
                  <w:szCs w:val="20"/>
                </w:rPr>
                <w:t>1</w:t>
              </w:r>
              <w:r w:rsidR="009A43D2" w:rsidRPr="009A43D2">
                <w:rPr>
                  <w:sz w:val="20"/>
                  <w:szCs w:val="20"/>
                  <w:vertAlign w:val="superscript"/>
                  <w:rPrChange w:id="8" w:author="Graeme Monk" w:date="2026-05-07T17:03:00Z" w16du:dateUtc="2026-05-07T16:03:00Z">
                    <w:rPr>
                      <w:sz w:val="20"/>
                      <w:szCs w:val="20"/>
                    </w:rPr>
                  </w:rPrChange>
                </w:rPr>
                <w:t>st</w:t>
              </w:r>
              <w:r w:rsidR="009A43D2">
                <w:rPr>
                  <w:sz w:val="20"/>
                  <w:szCs w:val="20"/>
                </w:rPr>
                <w:t xml:space="preserve"> of June 2026</w:t>
              </w:r>
            </w:ins>
            <w:r w:rsidR="00E53A5C">
              <w:rPr>
                <w:sz w:val="20"/>
                <w:szCs w:val="20"/>
              </w:rPr>
              <w:t xml:space="preserve"> </w:t>
            </w:r>
          </w:p>
        </w:tc>
      </w:tr>
      <w:tr w:rsidR="003269E2" w:rsidRPr="008E7200" w14:paraId="2F98D53D" w14:textId="77777777" w:rsidTr="00CA4BEC">
        <w:tc>
          <w:tcPr>
            <w:tcW w:w="4361" w:type="dxa"/>
          </w:tcPr>
          <w:p w14:paraId="24B8E7F6" w14:textId="77777777" w:rsidR="003269E2" w:rsidRPr="008E7200" w:rsidRDefault="003269E2" w:rsidP="00CE34B0">
            <w:pPr>
              <w:rPr>
                <w:sz w:val="20"/>
                <w:szCs w:val="20"/>
              </w:rPr>
            </w:pPr>
            <w:commentRangeStart w:id="9"/>
            <w:r w:rsidRPr="008E7200">
              <w:rPr>
                <w:sz w:val="20"/>
                <w:szCs w:val="20"/>
              </w:rPr>
              <w:t>Probationary Period</w:t>
            </w:r>
            <w:commentRangeEnd w:id="9"/>
            <w:r w:rsidR="00205AF1" w:rsidRPr="008E7200">
              <w:rPr>
                <w:rStyle w:val="CommentReference"/>
                <w:sz w:val="20"/>
                <w:szCs w:val="20"/>
              </w:rPr>
              <w:commentReference w:id="9"/>
            </w:r>
          </w:p>
          <w:p w14:paraId="64A7801D" w14:textId="77777777" w:rsidR="003269E2" w:rsidRPr="008E7200" w:rsidRDefault="003269E2" w:rsidP="00CE34B0">
            <w:pPr>
              <w:rPr>
                <w:sz w:val="20"/>
                <w:szCs w:val="20"/>
              </w:rPr>
            </w:pPr>
          </w:p>
        </w:tc>
        <w:tc>
          <w:tcPr>
            <w:tcW w:w="4252" w:type="dxa"/>
          </w:tcPr>
          <w:p w14:paraId="08EAB7C6" w14:textId="2B268D95" w:rsidR="003269E2" w:rsidRPr="008E7200" w:rsidRDefault="004A32B1" w:rsidP="00CE34B0">
            <w:pPr>
              <w:rPr>
                <w:sz w:val="20"/>
                <w:szCs w:val="20"/>
              </w:rPr>
            </w:pPr>
            <w:r>
              <w:rPr>
                <w:sz w:val="20"/>
                <w:szCs w:val="20"/>
              </w:rPr>
              <w:t>4 months</w:t>
            </w:r>
          </w:p>
        </w:tc>
      </w:tr>
      <w:tr w:rsidR="003269E2" w:rsidRPr="008E7200" w14:paraId="73A46924" w14:textId="77777777" w:rsidTr="00CA4BEC">
        <w:tc>
          <w:tcPr>
            <w:tcW w:w="4361" w:type="dxa"/>
          </w:tcPr>
          <w:p w14:paraId="15394261" w14:textId="77777777" w:rsidR="003269E2" w:rsidRPr="008E7200" w:rsidRDefault="003269E2" w:rsidP="00CE34B0">
            <w:pPr>
              <w:rPr>
                <w:sz w:val="20"/>
                <w:szCs w:val="20"/>
              </w:rPr>
            </w:pPr>
            <w:r w:rsidRPr="008E7200">
              <w:rPr>
                <w:sz w:val="20"/>
                <w:szCs w:val="20"/>
              </w:rPr>
              <w:t>Working Pattern and Hours</w:t>
            </w:r>
          </w:p>
          <w:p w14:paraId="50B44613" w14:textId="77777777" w:rsidR="003269E2" w:rsidRPr="008E7200" w:rsidRDefault="003269E2" w:rsidP="00CE34B0">
            <w:pPr>
              <w:rPr>
                <w:sz w:val="20"/>
                <w:szCs w:val="20"/>
              </w:rPr>
            </w:pPr>
          </w:p>
        </w:tc>
        <w:tc>
          <w:tcPr>
            <w:tcW w:w="4252" w:type="dxa"/>
          </w:tcPr>
          <w:p w14:paraId="3A518785" w14:textId="6903CD70" w:rsidR="004A32B1" w:rsidRPr="007E3F8D" w:rsidRDefault="00E12122" w:rsidP="007E3F8D">
            <w:pPr>
              <w:pStyle w:val="NormalWeb"/>
              <w:spacing w:before="0" w:beforeAutospacing="0" w:after="0" w:afterAutospacing="0"/>
              <w:jc w:val="both"/>
              <w:rPr>
                <w:rFonts w:ascii="Gotham Book" w:hAnsi="Gotham Book"/>
                <w:color w:val="000000"/>
                <w:sz w:val="20"/>
                <w:szCs w:val="20"/>
              </w:rPr>
            </w:pPr>
            <w:commentRangeStart w:id="10"/>
            <w:r w:rsidRPr="00E12122">
              <w:rPr>
                <w:rFonts w:ascii="Gotham Book" w:hAnsi="Gotham Book"/>
                <w:color w:val="000000"/>
                <w:sz w:val="20"/>
                <w:szCs w:val="20"/>
              </w:rPr>
              <w:t>The working pattern consists of 40 (forty) hours per week, worked from 10:00 a.m. to 6:30 p.m. (GMT), Monday to Friday, including an unpaid lunch break of 30 (thirty) minutes.</w:t>
            </w:r>
            <w:commentRangeEnd w:id="10"/>
            <w:r w:rsidR="009A43D2" w:rsidRPr="007E3F8D">
              <w:rPr>
                <w:rStyle w:val="CommentReference"/>
                <w:rFonts w:ascii="Gotham Book" w:hAnsi="Gotham Book"/>
                <w:color w:val="000000"/>
                <w:sz w:val="20"/>
                <w:szCs w:val="20"/>
              </w:rPr>
              <w:commentReference w:id="10"/>
            </w:r>
          </w:p>
          <w:p w14:paraId="2EF121A4" w14:textId="77777777" w:rsidR="003269E2" w:rsidRPr="008E7200" w:rsidRDefault="003269E2" w:rsidP="000C341A">
            <w:pPr>
              <w:rPr>
                <w:sz w:val="20"/>
                <w:szCs w:val="20"/>
              </w:rPr>
            </w:pPr>
          </w:p>
        </w:tc>
      </w:tr>
      <w:tr w:rsidR="003269E2" w:rsidRPr="008E7200" w14:paraId="38D859AC" w14:textId="77777777" w:rsidTr="00CA4BEC">
        <w:tc>
          <w:tcPr>
            <w:tcW w:w="4361" w:type="dxa"/>
          </w:tcPr>
          <w:p w14:paraId="05627EBF" w14:textId="77777777" w:rsidR="003269E2" w:rsidRPr="008E7200" w:rsidRDefault="003269E2" w:rsidP="00CE34B0">
            <w:pPr>
              <w:rPr>
                <w:sz w:val="20"/>
                <w:szCs w:val="20"/>
              </w:rPr>
            </w:pPr>
            <w:r w:rsidRPr="008E7200">
              <w:rPr>
                <w:sz w:val="20"/>
                <w:szCs w:val="20"/>
              </w:rPr>
              <w:t>Notice during Probationary Period</w:t>
            </w:r>
          </w:p>
          <w:p w14:paraId="2EA511D2" w14:textId="77777777" w:rsidR="003269E2" w:rsidRPr="008E7200" w:rsidRDefault="003269E2" w:rsidP="00CE34B0">
            <w:pPr>
              <w:rPr>
                <w:sz w:val="20"/>
                <w:szCs w:val="20"/>
              </w:rPr>
            </w:pPr>
          </w:p>
        </w:tc>
        <w:tc>
          <w:tcPr>
            <w:tcW w:w="4252" w:type="dxa"/>
          </w:tcPr>
          <w:p w14:paraId="0DA9741E" w14:textId="0056FF90" w:rsidR="003269E2" w:rsidRPr="008E7200" w:rsidRDefault="004A32B1" w:rsidP="00CE34B0">
            <w:pPr>
              <w:rPr>
                <w:sz w:val="20"/>
                <w:szCs w:val="20"/>
              </w:rPr>
            </w:pPr>
            <w:r>
              <w:rPr>
                <w:sz w:val="20"/>
                <w:szCs w:val="20"/>
              </w:rPr>
              <w:t xml:space="preserve">4 </w:t>
            </w:r>
            <w:r w:rsidR="00E33ABA">
              <w:rPr>
                <w:sz w:val="20"/>
                <w:szCs w:val="20"/>
              </w:rPr>
              <w:t>weeks</w:t>
            </w:r>
          </w:p>
        </w:tc>
      </w:tr>
      <w:tr w:rsidR="003269E2" w:rsidRPr="008E7200" w14:paraId="3358774F" w14:textId="77777777" w:rsidTr="00CA4BEC">
        <w:tc>
          <w:tcPr>
            <w:tcW w:w="4361" w:type="dxa"/>
          </w:tcPr>
          <w:p w14:paraId="5EF4ECDB" w14:textId="77777777" w:rsidR="003269E2" w:rsidRPr="008E7200" w:rsidRDefault="003269E2" w:rsidP="00CE34B0">
            <w:pPr>
              <w:rPr>
                <w:sz w:val="20"/>
                <w:szCs w:val="20"/>
              </w:rPr>
            </w:pPr>
            <w:r w:rsidRPr="008E7200">
              <w:rPr>
                <w:sz w:val="20"/>
                <w:szCs w:val="20"/>
              </w:rPr>
              <w:t xml:space="preserve">Notice Period thereafter </w:t>
            </w:r>
          </w:p>
          <w:p w14:paraId="752F716F" w14:textId="77777777" w:rsidR="003269E2" w:rsidRPr="008E7200" w:rsidRDefault="003269E2" w:rsidP="00CE34B0">
            <w:pPr>
              <w:rPr>
                <w:sz w:val="20"/>
                <w:szCs w:val="20"/>
              </w:rPr>
            </w:pPr>
          </w:p>
        </w:tc>
        <w:tc>
          <w:tcPr>
            <w:tcW w:w="4252" w:type="dxa"/>
          </w:tcPr>
          <w:p w14:paraId="381FB466" w14:textId="1C2D315C" w:rsidR="003269E2" w:rsidRPr="008E7200" w:rsidRDefault="004A32B1" w:rsidP="00CE34B0">
            <w:pPr>
              <w:rPr>
                <w:sz w:val="20"/>
                <w:szCs w:val="20"/>
              </w:rPr>
            </w:pPr>
            <w:r>
              <w:rPr>
                <w:sz w:val="20"/>
                <w:szCs w:val="20"/>
              </w:rPr>
              <w:t>6 months</w:t>
            </w:r>
          </w:p>
        </w:tc>
      </w:tr>
      <w:tr w:rsidR="003269E2" w:rsidRPr="008E7200" w14:paraId="0E5195E8" w14:textId="77777777" w:rsidTr="00CA4BEC">
        <w:tc>
          <w:tcPr>
            <w:tcW w:w="4361" w:type="dxa"/>
          </w:tcPr>
          <w:p w14:paraId="63E5EBC3" w14:textId="77777777" w:rsidR="003269E2" w:rsidRPr="008E7200" w:rsidRDefault="003269E2" w:rsidP="00CE34B0">
            <w:pPr>
              <w:rPr>
                <w:sz w:val="20"/>
                <w:szCs w:val="20"/>
              </w:rPr>
            </w:pPr>
            <w:r w:rsidRPr="008E7200">
              <w:rPr>
                <w:sz w:val="20"/>
                <w:szCs w:val="20"/>
              </w:rPr>
              <w:t xml:space="preserve">Annual Basic Salary </w:t>
            </w:r>
          </w:p>
          <w:p w14:paraId="06927E6C" w14:textId="77777777" w:rsidR="003269E2" w:rsidRPr="008E7200" w:rsidRDefault="003269E2" w:rsidP="00CE34B0">
            <w:pPr>
              <w:rPr>
                <w:sz w:val="20"/>
                <w:szCs w:val="20"/>
              </w:rPr>
            </w:pPr>
          </w:p>
        </w:tc>
        <w:tc>
          <w:tcPr>
            <w:tcW w:w="4252" w:type="dxa"/>
          </w:tcPr>
          <w:p w14:paraId="3D089BE6" w14:textId="4A51407F" w:rsidR="003269E2" w:rsidRPr="008E7200" w:rsidRDefault="00E53A5C" w:rsidP="00CE34B0">
            <w:pPr>
              <w:rPr>
                <w:sz w:val="20"/>
                <w:szCs w:val="20"/>
              </w:rPr>
            </w:pPr>
            <w:r w:rsidRPr="00E53A5C">
              <w:rPr>
                <w:sz w:val="20"/>
                <w:szCs w:val="20"/>
              </w:rPr>
              <w:t>GBP 135,000.00</w:t>
            </w:r>
          </w:p>
        </w:tc>
      </w:tr>
      <w:tr w:rsidR="003D1589" w:rsidRPr="008E7200" w14:paraId="4F2DDAED" w14:textId="77777777" w:rsidTr="00CA4BEC">
        <w:tc>
          <w:tcPr>
            <w:tcW w:w="4361" w:type="dxa"/>
          </w:tcPr>
          <w:p w14:paraId="2F2D8B97" w14:textId="77777777" w:rsidR="003D1589" w:rsidRPr="008E7200" w:rsidRDefault="003D1589" w:rsidP="00CE34B0">
            <w:pPr>
              <w:rPr>
                <w:sz w:val="20"/>
                <w:szCs w:val="20"/>
              </w:rPr>
            </w:pPr>
            <w:r w:rsidRPr="008E7200">
              <w:rPr>
                <w:sz w:val="20"/>
                <w:szCs w:val="20"/>
              </w:rPr>
              <w:t>Benefits</w:t>
            </w:r>
          </w:p>
          <w:p w14:paraId="0150F354" w14:textId="77777777" w:rsidR="003D1589" w:rsidRPr="008E7200" w:rsidRDefault="003D1589" w:rsidP="00CE34B0">
            <w:pPr>
              <w:rPr>
                <w:sz w:val="20"/>
                <w:szCs w:val="20"/>
              </w:rPr>
            </w:pPr>
          </w:p>
        </w:tc>
        <w:tc>
          <w:tcPr>
            <w:tcW w:w="4252" w:type="dxa"/>
          </w:tcPr>
          <w:p w14:paraId="19939E55" w14:textId="4AA3B3AA" w:rsidR="003D1589" w:rsidRPr="007E3F8D" w:rsidRDefault="007E3F8D" w:rsidP="00CE34B0">
            <w:pPr>
              <w:rPr>
                <w:sz w:val="20"/>
                <w:szCs w:val="20"/>
              </w:rPr>
            </w:pPr>
            <w:r w:rsidRPr="007E3F8D">
              <w:rPr>
                <w:sz w:val="20"/>
                <w:szCs w:val="20"/>
              </w:rPr>
              <w:t>Statutory benefits in line with applicable UK legislation. In addition, the Company provides 36 days of paid time off per year (including bank holidays).</w:t>
            </w:r>
          </w:p>
        </w:tc>
      </w:tr>
      <w:tr w:rsidR="003269E2" w:rsidRPr="008E7200" w14:paraId="3C978992" w14:textId="77777777" w:rsidTr="00CA4BEC">
        <w:tc>
          <w:tcPr>
            <w:tcW w:w="4361" w:type="dxa"/>
          </w:tcPr>
          <w:p w14:paraId="2D349658" w14:textId="77777777" w:rsidR="003269E2" w:rsidRPr="008E7200" w:rsidRDefault="003269E2" w:rsidP="00CE34B0">
            <w:pPr>
              <w:rPr>
                <w:sz w:val="20"/>
                <w:szCs w:val="20"/>
              </w:rPr>
            </w:pPr>
            <w:commentRangeStart w:id="11"/>
            <w:r w:rsidRPr="008E7200">
              <w:rPr>
                <w:sz w:val="20"/>
                <w:szCs w:val="20"/>
              </w:rPr>
              <w:t xml:space="preserve">Holiday Entitlement </w:t>
            </w:r>
            <w:commentRangeEnd w:id="11"/>
            <w:r w:rsidR="00205AF1" w:rsidRPr="008E7200">
              <w:rPr>
                <w:rStyle w:val="CommentReference"/>
                <w:sz w:val="20"/>
                <w:szCs w:val="20"/>
              </w:rPr>
              <w:commentReference w:id="11"/>
            </w:r>
          </w:p>
          <w:p w14:paraId="557880D7" w14:textId="77777777" w:rsidR="003269E2" w:rsidRPr="008E7200" w:rsidRDefault="003269E2" w:rsidP="00CE34B0">
            <w:pPr>
              <w:rPr>
                <w:sz w:val="20"/>
                <w:szCs w:val="20"/>
              </w:rPr>
            </w:pPr>
          </w:p>
        </w:tc>
        <w:tc>
          <w:tcPr>
            <w:tcW w:w="4252" w:type="dxa"/>
          </w:tcPr>
          <w:p w14:paraId="3D5BD278" w14:textId="19B25216" w:rsidR="004A32B1" w:rsidRDefault="00E12122" w:rsidP="00E12122">
            <w:pPr>
              <w:rPr>
                <w:sz w:val="20"/>
                <w:szCs w:val="20"/>
              </w:rPr>
            </w:pPr>
            <w:commentRangeStart w:id="12"/>
            <w:r w:rsidRPr="00E12122">
              <w:rPr>
                <w:sz w:val="20"/>
                <w:szCs w:val="20"/>
              </w:rPr>
              <w:lastRenderedPageBreak/>
              <w:t xml:space="preserve">36 Days including </w:t>
            </w:r>
            <w:r w:rsidR="007E3F8D" w:rsidRPr="00E12122">
              <w:rPr>
                <w:sz w:val="20"/>
                <w:szCs w:val="20"/>
              </w:rPr>
              <w:t>Bank Holidays</w:t>
            </w:r>
            <w:r w:rsidRPr="00E12122">
              <w:rPr>
                <w:sz w:val="20"/>
                <w:szCs w:val="20"/>
              </w:rPr>
              <w:t>.</w:t>
            </w:r>
          </w:p>
          <w:p w14:paraId="6138A7E7" w14:textId="77777777" w:rsidR="00E12122" w:rsidRPr="00E12122" w:rsidRDefault="00E12122" w:rsidP="00E12122">
            <w:pPr>
              <w:rPr>
                <w:sz w:val="20"/>
                <w:szCs w:val="20"/>
              </w:rPr>
            </w:pPr>
          </w:p>
          <w:p w14:paraId="2D7B3DB9" w14:textId="558E3078" w:rsidR="004A32B1" w:rsidRPr="00E12122" w:rsidRDefault="004A32B1" w:rsidP="004A32B1">
            <w:pPr>
              <w:rPr>
                <w:sz w:val="20"/>
                <w:szCs w:val="20"/>
              </w:rPr>
            </w:pPr>
            <w:r w:rsidRPr="00E12122">
              <w:rPr>
                <w:sz w:val="20"/>
                <w:szCs w:val="20"/>
              </w:rPr>
              <w:t>Your holiday year runs from January to December, and your entitlement will be pro-rated if you join or leave part-way through the year.</w:t>
            </w:r>
            <w:commentRangeEnd w:id="12"/>
            <w:r w:rsidR="009A43D2" w:rsidRPr="00E12122">
              <w:rPr>
                <w:rStyle w:val="CommentReference"/>
                <w:sz w:val="20"/>
                <w:szCs w:val="20"/>
              </w:rPr>
              <w:commentReference w:id="12"/>
            </w:r>
          </w:p>
          <w:p w14:paraId="0AF38DE7" w14:textId="0F0E944C" w:rsidR="003269E2" w:rsidRPr="008E7200" w:rsidRDefault="003269E2" w:rsidP="00CE34B0">
            <w:pPr>
              <w:rPr>
                <w:sz w:val="20"/>
                <w:szCs w:val="20"/>
              </w:rPr>
            </w:pPr>
          </w:p>
        </w:tc>
      </w:tr>
    </w:tbl>
    <w:p w14:paraId="1C8577CA" w14:textId="77777777" w:rsidR="009E7348" w:rsidRPr="008E7200" w:rsidRDefault="009E7348" w:rsidP="00CE34B0">
      <w:pPr>
        <w:rPr>
          <w:sz w:val="20"/>
          <w:szCs w:val="20"/>
        </w:rPr>
      </w:pPr>
    </w:p>
    <w:p w14:paraId="47513A61" w14:textId="77777777" w:rsidR="009E7348" w:rsidRPr="008E7200" w:rsidRDefault="00515D70" w:rsidP="00CE34B0">
      <w:pPr>
        <w:rPr>
          <w:sz w:val="20"/>
          <w:szCs w:val="20"/>
        </w:rPr>
      </w:pPr>
      <w:r w:rsidRPr="008E7200">
        <w:rPr>
          <w:sz w:val="20"/>
          <w:szCs w:val="20"/>
        </w:rPr>
        <w:t>Subject to the terms detailed in the attached statement</w:t>
      </w:r>
      <w:r w:rsidR="00676C00" w:rsidRPr="008E7200">
        <w:rPr>
          <w:sz w:val="20"/>
          <w:szCs w:val="20"/>
        </w:rPr>
        <w:t>.</w:t>
      </w:r>
    </w:p>
    <w:p w14:paraId="12396558" w14:textId="77777777" w:rsidR="00515D70" w:rsidRPr="008E7200" w:rsidRDefault="00515D70" w:rsidP="00CE34B0">
      <w:pPr>
        <w:rPr>
          <w:sz w:val="20"/>
          <w:szCs w:val="20"/>
        </w:rPr>
      </w:pPr>
    </w:p>
    <w:p w14:paraId="3EF1AD19" w14:textId="56A4C486" w:rsidR="00B13E71" w:rsidRPr="008E7200" w:rsidRDefault="00862BA8" w:rsidP="00CE34B0">
      <w:pPr>
        <w:rPr>
          <w:sz w:val="20"/>
          <w:szCs w:val="20"/>
        </w:rPr>
      </w:pPr>
      <w:r>
        <w:rPr>
          <w:sz w:val="20"/>
          <w:szCs w:val="20"/>
        </w:rPr>
        <w:t>KONSTANTINOS KANDILOROS</w:t>
      </w:r>
    </w:p>
    <w:p w14:paraId="588A6089" w14:textId="77777777" w:rsidR="00B13E71" w:rsidRPr="008E7200" w:rsidRDefault="00B13E71" w:rsidP="00CE34B0">
      <w:pPr>
        <w:rPr>
          <w:sz w:val="20"/>
          <w:szCs w:val="20"/>
        </w:rPr>
      </w:pPr>
    </w:p>
    <w:p w14:paraId="4FA65A69" w14:textId="77777777" w:rsidR="00B13E71" w:rsidRPr="008E7200" w:rsidRDefault="00B13E71" w:rsidP="00CE34B0">
      <w:pPr>
        <w:pBdr>
          <w:bottom w:val="single" w:sz="12" w:space="1" w:color="auto"/>
        </w:pBdr>
        <w:rPr>
          <w:sz w:val="20"/>
          <w:szCs w:val="20"/>
        </w:rPr>
      </w:pPr>
      <w:r w:rsidRPr="008E7200">
        <w:rPr>
          <w:sz w:val="20"/>
          <w:szCs w:val="20"/>
        </w:rPr>
        <w:t xml:space="preserve">On behalf of </w:t>
      </w:r>
      <w:r w:rsidR="00382E66">
        <w:rPr>
          <w:sz w:val="20"/>
          <w:szCs w:val="20"/>
        </w:rPr>
        <w:t>CH Game Development UK Ltd</w:t>
      </w:r>
    </w:p>
    <w:p w14:paraId="3BE7448A" w14:textId="77777777" w:rsidR="003D1589" w:rsidRPr="008E7200" w:rsidRDefault="003D1589" w:rsidP="00CE34B0">
      <w:pPr>
        <w:pBdr>
          <w:bottom w:val="single" w:sz="12" w:space="1" w:color="auto"/>
        </w:pBdr>
        <w:rPr>
          <w:sz w:val="20"/>
          <w:szCs w:val="20"/>
        </w:rPr>
      </w:pPr>
    </w:p>
    <w:p w14:paraId="323D262B" w14:textId="77777777" w:rsidR="003D1589" w:rsidRPr="008E7200" w:rsidRDefault="003D1589" w:rsidP="00CE34B0">
      <w:pPr>
        <w:rPr>
          <w:sz w:val="20"/>
          <w:szCs w:val="20"/>
        </w:rPr>
      </w:pPr>
    </w:p>
    <w:p w14:paraId="6EEE16C3" w14:textId="77777777" w:rsidR="00515D70" w:rsidRPr="008E7200" w:rsidRDefault="00515D70" w:rsidP="00CE34B0">
      <w:pPr>
        <w:rPr>
          <w:b/>
          <w:bCs/>
          <w:sz w:val="20"/>
          <w:szCs w:val="20"/>
        </w:rPr>
      </w:pPr>
      <w:commentRangeStart w:id="13"/>
      <w:r w:rsidRPr="008E7200">
        <w:rPr>
          <w:b/>
          <w:bCs/>
          <w:sz w:val="20"/>
          <w:szCs w:val="20"/>
        </w:rPr>
        <w:t>Acceptance</w:t>
      </w:r>
    </w:p>
    <w:p w14:paraId="3EEC1A32" w14:textId="77777777" w:rsidR="00CA4BEC" w:rsidRPr="008E7200" w:rsidRDefault="00CA4BEC" w:rsidP="00CE34B0">
      <w:pPr>
        <w:rPr>
          <w:sz w:val="20"/>
          <w:szCs w:val="20"/>
        </w:rPr>
      </w:pPr>
    </w:p>
    <w:p w14:paraId="02B5C476" w14:textId="77777777" w:rsidR="00515D70" w:rsidRPr="008E7200" w:rsidRDefault="00515D70" w:rsidP="00CE34B0">
      <w:pPr>
        <w:rPr>
          <w:sz w:val="20"/>
          <w:szCs w:val="20"/>
        </w:rPr>
      </w:pPr>
      <w:r w:rsidRPr="008E7200">
        <w:rPr>
          <w:sz w:val="20"/>
          <w:szCs w:val="20"/>
        </w:rPr>
        <w:t>I have read and understood the terms and conditions of my employment</w:t>
      </w:r>
      <w:r w:rsidR="00B13E71" w:rsidRPr="008E7200">
        <w:rPr>
          <w:sz w:val="20"/>
          <w:szCs w:val="20"/>
        </w:rPr>
        <w:t>.</w:t>
      </w:r>
    </w:p>
    <w:p w14:paraId="123EA39C" w14:textId="77777777" w:rsidR="00B13E71" w:rsidRPr="008E7200" w:rsidRDefault="00B13E71" w:rsidP="00CE34B0">
      <w:pPr>
        <w:rPr>
          <w:sz w:val="20"/>
          <w:szCs w:val="20"/>
        </w:rPr>
      </w:pPr>
    </w:p>
    <w:p w14:paraId="081748C2" w14:textId="77777777" w:rsidR="00B13E71" w:rsidRPr="008E7200" w:rsidRDefault="00B13E71" w:rsidP="00CE34B0">
      <w:pPr>
        <w:rPr>
          <w:sz w:val="20"/>
          <w:szCs w:val="20"/>
        </w:rPr>
      </w:pPr>
      <w:r w:rsidRPr="008E7200">
        <w:rPr>
          <w:sz w:val="20"/>
          <w:szCs w:val="20"/>
        </w:rPr>
        <w:t>Signed</w:t>
      </w:r>
      <w:r w:rsidR="003D1589" w:rsidRPr="008E7200">
        <w:rPr>
          <w:sz w:val="20"/>
          <w:szCs w:val="20"/>
        </w:rPr>
        <w:t xml:space="preserve"> </w:t>
      </w:r>
      <w:r w:rsidRPr="008E7200">
        <w:rPr>
          <w:sz w:val="20"/>
          <w:szCs w:val="20"/>
          <w:u w:val="single"/>
        </w:rPr>
        <w:tab/>
      </w:r>
      <w:r w:rsidRPr="008E7200">
        <w:rPr>
          <w:sz w:val="20"/>
          <w:szCs w:val="20"/>
          <w:u w:val="single"/>
        </w:rPr>
        <w:tab/>
      </w:r>
      <w:r w:rsidRPr="008E7200">
        <w:rPr>
          <w:sz w:val="20"/>
          <w:szCs w:val="20"/>
          <w:u w:val="single"/>
        </w:rPr>
        <w:tab/>
      </w:r>
      <w:r w:rsidRPr="008E7200">
        <w:rPr>
          <w:sz w:val="20"/>
          <w:szCs w:val="20"/>
          <w:u w:val="single"/>
        </w:rPr>
        <w:tab/>
      </w:r>
      <w:r w:rsidRPr="008E7200">
        <w:rPr>
          <w:sz w:val="20"/>
          <w:szCs w:val="20"/>
          <w:u w:val="single"/>
        </w:rPr>
        <w:tab/>
      </w:r>
      <w:r w:rsidR="008E7200" w:rsidRPr="008E7200">
        <w:rPr>
          <w:sz w:val="20"/>
          <w:szCs w:val="20"/>
        </w:rPr>
        <w:t xml:space="preserve"> </w:t>
      </w:r>
      <w:r w:rsidR="003D1589" w:rsidRPr="008E7200">
        <w:rPr>
          <w:sz w:val="20"/>
          <w:szCs w:val="20"/>
        </w:rPr>
        <w:t xml:space="preserve"> </w:t>
      </w:r>
      <w:r w:rsidR="003D1589" w:rsidRPr="008E7200">
        <w:rPr>
          <w:sz w:val="20"/>
          <w:szCs w:val="20"/>
        </w:rPr>
        <w:tab/>
      </w:r>
      <w:r w:rsidRPr="008E7200">
        <w:rPr>
          <w:sz w:val="20"/>
          <w:szCs w:val="20"/>
        </w:rPr>
        <w:t>Date</w:t>
      </w:r>
      <w:r w:rsidR="003D1589" w:rsidRPr="008E7200">
        <w:rPr>
          <w:sz w:val="20"/>
          <w:szCs w:val="20"/>
        </w:rPr>
        <w:t xml:space="preserve"> </w:t>
      </w:r>
      <w:r w:rsidR="003D1589" w:rsidRPr="008E7200">
        <w:rPr>
          <w:sz w:val="20"/>
          <w:szCs w:val="20"/>
          <w:u w:val="single"/>
        </w:rPr>
        <w:tab/>
      </w:r>
      <w:r w:rsidR="003D1589" w:rsidRPr="008E7200">
        <w:rPr>
          <w:sz w:val="20"/>
          <w:szCs w:val="20"/>
          <w:u w:val="single"/>
        </w:rPr>
        <w:tab/>
      </w:r>
      <w:r w:rsidR="003D1589" w:rsidRPr="008E7200">
        <w:rPr>
          <w:sz w:val="20"/>
          <w:szCs w:val="20"/>
          <w:u w:val="single"/>
        </w:rPr>
        <w:tab/>
      </w:r>
    </w:p>
    <w:p w14:paraId="004EDD9F" w14:textId="77777777" w:rsidR="00B13E71" w:rsidRPr="008E7200" w:rsidRDefault="00B13E71" w:rsidP="00CE34B0">
      <w:pPr>
        <w:rPr>
          <w:sz w:val="20"/>
          <w:szCs w:val="20"/>
        </w:rPr>
      </w:pPr>
    </w:p>
    <w:p w14:paraId="6C98D781" w14:textId="4E89EEB0" w:rsidR="00B13E71" w:rsidRPr="008E7200" w:rsidRDefault="004A32B1" w:rsidP="00CE34B0">
      <w:pPr>
        <w:rPr>
          <w:sz w:val="20"/>
          <w:szCs w:val="20"/>
        </w:rPr>
      </w:pPr>
      <w:r>
        <w:rPr>
          <w:sz w:val="20"/>
          <w:szCs w:val="20"/>
        </w:rPr>
        <w:t xml:space="preserve">Graeme </w:t>
      </w:r>
      <w:r w:rsidR="007E3F8D">
        <w:rPr>
          <w:sz w:val="20"/>
          <w:szCs w:val="20"/>
        </w:rPr>
        <w:t xml:space="preserve">Peter </w:t>
      </w:r>
      <w:r>
        <w:rPr>
          <w:sz w:val="20"/>
          <w:szCs w:val="20"/>
        </w:rPr>
        <w:t>Monk</w:t>
      </w:r>
      <w:commentRangeEnd w:id="13"/>
      <w:r w:rsidR="009A43D2" w:rsidRPr="008E7200">
        <w:rPr>
          <w:rStyle w:val="CommentReference"/>
          <w:sz w:val="20"/>
          <w:szCs w:val="20"/>
        </w:rPr>
        <w:commentReference w:id="13"/>
      </w:r>
    </w:p>
    <w:p w14:paraId="3E90594A" w14:textId="77777777" w:rsidR="00E327AA" w:rsidRPr="008E7200" w:rsidRDefault="00E327AA" w:rsidP="00E327AA">
      <w:pPr>
        <w:jc w:val="center"/>
        <w:rPr>
          <w:sz w:val="20"/>
          <w:szCs w:val="20"/>
        </w:rPr>
      </w:pPr>
    </w:p>
    <w:p w14:paraId="42BE4379" w14:textId="77777777" w:rsidR="00E327AA" w:rsidRPr="008E7200" w:rsidRDefault="00E327AA" w:rsidP="00E327AA">
      <w:pPr>
        <w:jc w:val="center"/>
        <w:rPr>
          <w:sz w:val="20"/>
          <w:szCs w:val="20"/>
        </w:rPr>
      </w:pPr>
    </w:p>
    <w:p w14:paraId="182F5FC3" w14:textId="77777777" w:rsidR="008F730D" w:rsidRPr="008E7200" w:rsidRDefault="008F730D" w:rsidP="00E327AA">
      <w:pPr>
        <w:jc w:val="center"/>
        <w:rPr>
          <w:sz w:val="20"/>
          <w:szCs w:val="20"/>
        </w:rPr>
      </w:pPr>
    </w:p>
    <w:p w14:paraId="6C797768" w14:textId="77777777" w:rsidR="009E7348" w:rsidRPr="008E7200" w:rsidRDefault="00676C00" w:rsidP="00E327AA">
      <w:pPr>
        <w:jc w:val="center"/>
        <w:rPr>
          <w:sz w:val="20"/>
          <w:szCs w:val="20"/>
        </w:rPr>
      </w:pPr>
      <w:r w:rsidRPr="008E7200">
        <w:rPr>
          <w:sz w:val="20"/>
          <w:szCs w:val="20"/>
        </w:rPr>
        <w:br w:type="page"/>
      </w:r>
      <w:r w:rsidR="00E327AA" w:rsidRPr="008E7200">
        <w:rPr>
          <w:sz w:val="20"/>
          <w:szCs w:val="20"/>
        </w:rPr>
        <w:lastRenderedPageBreak/>
        <w:t>STATEMENT OF TERMS</w:t>
      </w:r>
    </w:p>
    <w:p w14:paraId="0AE6BA22" w14:textId="77777777" w:rsidR="009A440D" w:rsidRPr="008E7200" w:rsidRDefault="009A440D" w:rsidP="00E327AA">
      <w:pPr>
        <w:jc w:val="center"/>
        <w:rPr>
          <w:sz w:val="20"/>
          <w:szCs w:val="20"/>
        </w:rPr>
      </w:pPr>
    </w:p>
    <w:p w14:paraId="507F6CAA" w14:textId="77777777" w:rsidR="009E7348" w:rsidRPr="008E7200" w:rsidRDefault="009E7348" w:rsidP="009E7348">
      <w:pPr>
        <w:tabs>
          <w:tab w:val="left" w:pos="8470"/>
        </w:tabs>
        <w:spacing w:after="220"/>
        <w:ind w:left="850" w:right="100" w:hanging="850"/>
        <w:jc w:val="center"/>
        <w:outlineLvl w:val="0"/>
        <w:rPr>
          <w:sz w:val="20"/>
          <w:szCs w:val="20"/>
          <w:u w:val="single"/>
        </w:rPr>
      </w:pPr>
      <w:r w:rsidRPr="008E7200">
        <w:rPr>
          <w:sz w:val="20"/>
          <w:szCs w:val="20"/>
          <w:u w:val="single"/>
        </w:rPr>
        <w:t>YOUR ENTITLEMENTS</w:t>
      </w:r>
    </w:p>
    <w:p w14:paraId="43788615" w14:textId="77777777" w:rsidR="009E7348" w:rsidRPr="008E7200" w:rsidRDefault="009E7348" w:rsidP="009E7348">
      <w:pPr>
        <w:pStyle w:val="Level1"/>
        <w:numPr>
          <w:ilvl w:val="0"/>
          <w:numId w:val="1"/>
        </w:numPr>
        <w:spacing w:after="210"/>
        <w:rPr>
          <w:rFonts w:ascii="Gotham Book" w:hAnsi="Gotham Book"/>
          <w:b/>
        </w:rPr>
      </w:pPr>
      <w:r w:rsidRPr="008E7200">
        <w:rPr>
          <w:rFonts w:ascii="Gotham Book" w:hAnsi="Gotham Book"/>
          <w:b/>
        </w:rPr>
        <w:t>REMUNERATION</w:t>
      </w:r>
    </w:p>
    <w:p w14:paraId="01BCA2AF" w14:textId="46D21115" w:rsidR="007432D9" w:rsidRPr="008E7200" w:rsidRDefault="007432D9" w:rsidP="007432D9">
      <w:pPr>
        <w:pStyle w:val="Level2"/>
        <w:rPr>
          <w:rFonts w:ascii="Gotham Book" w:hAnsi="Gotham Book"/>
        </w:rPr>
      </w:pPr>
      <w:r w:rsidRPr="008E7200">
        <w:rPr>
          <w:rFonts w:ascii="Gotham Book" w:hAnsi="Gotham Book"/>
        </w:rPr>
        <w:t xml:space="preserve">You will be paid monthly in arrears on or around the </w:t>
      </w:r>
      <w:r w:rsidR="004A32B1">
        <w:rPr>
          <w:rFonts w:ascii="Gotham Book" w:hAnsi="Gotham Book"/>
        </w:rPr>
        <w:t>24</w:t>
      </w:r>
      <w:r w:rsidR="004A32B1" w:rsidRPr="004A32B1">
        <w:rPr>
          <w:rFonts w:ascii="Gotham Book" w:hAnsi="Gotham Book"/>
          <w:vertAlign w:val="superscript"/>
        </w:rPr>
        <w:t>th</w:t>
      </w:r>
      <w:r w:rsidR="004A32B1">
        <w:rPr>
          <w:rFonts w:ascii="Gotham Book" w:hAnsi="Gotham Book"/>
        </w:rPr>
        <w:t xml:space="preserve"> </w:t>
      </w:r>
      <w:r w:rsidRPr="008E7200">
        <w:rPr>
          <w:rFonts w:ascii="Gotham Book" w:hAnsi="Gotham Book"/>
        </w:rPr>
        <w:t>of each month.</w:t>
      </w:r>
    </w:p>
    <w:p w14:paraId="3CB9B8E4" w14:textId="0E9F952F" w:rsidR="009E7348" w:rsidRPr="008E7200" w:rsidRDefault="00E327AA" w:rsidP="009E7348">
      <w:pPr>
        <w:pStyle w:val="Level2"/>
        <w:numPr>
          <w:ilvl w:val="1"/>
          <w:numId w:val="1"/>
        </w:numPr>
        <w:spacing w:after="210"/>
        <w:rPr>
          <w:rFonts w:ascii="Gotham Book" w:hAnsi="Gotham Book"/>
        </w:rPr>
      </w:pPr>
      <w:r w:rsidRPr="008E7200">
        <w:rPr>
          <w:rFonts w:ascii="Gotham Book" w:hAnsi="Gotham Book"/>
        </w:rPr>
        <w:t xml:space="preserve">The rate of your salary will be reviewed annually but not necessarily increased. </w:t>
      </w:r>
      <w:r w:rsidR="007432D9" w:rsidRPr="008E7200">
        <w:rPr>
          <w:rFonts w:ascii="Gotham Book" w:hAnsi="Gotham Book"/>
        </w:rPr>
        <w:t xml:space="preserve">Such review normally takes place in </w:t>
      </w:r>
      <w:r w:rsidR="004A32B1">
        <w:rPr>
          <w:rFonts w:ascii="Gotham Book" w:hAnsi="Gotham Book"/>
        </w:rPr>
        <w:t xml:space="preserve">February </w:t>
      </w:r>
      <w:r w:rsidR="007432D9" w:rsidRPr="008E7200">
        <w:rPr>
          <w:rFonts w:ascii="Gotham Book" w:hAnsi="Gotham Book"/>
        </w:rPr>
        <w:t>of each year.</w:t>
      </w:r>
      <w:r w:rsidRPr="008E7200">
        <w:rPr>
          <w:rFonts w:ascii="Gotham Book" w:hAnsi="Gotham Book"/>
        </w:rPr>
        <w:t xml:space="preserve"> </w:t>
      </w:r>
      <w:r w:rsidR="009A440D" w:rsidRPr="008E7200">
        <w:rPr>
          <w:rFonts w:ascii="Gotham Book" w:hAnsi="Gotham Book"/>
        </w:rPr>
        <w:t xml:space="preserve">You </w:t>
      </w:r>
      <w:r w:rsidR="009E7348" w:rsidRPr="008E7200">
        <w:rPr>
          <w:rFonts w:ascii="Gotham Book" w:hAnsi="Gotham Book"/>
        </w:rPr>
        <w:t>will be notified in writing of any change to the rate of the</w:t>
      </w:r>
      <w:r w:rsidR="009A440D" w:rsidRPr="008E7200">
        <w:rPr>
          <w:rFonts w:ascii="Gotham Book" w:hAnsi="Gotham Book"/>
        </w:rPr>
        <w:t xml:space="preserve"> </w:t>
      </w:r>
      <w:r w:rsidR="009E7348" w:rsidRPr="008E7200">
        <w:rPr>
          <w:rFonts w:ascii="Gotham Book" w:hAnsi="Gotham Book"/>
        </w:rPr>
        <w:t>salary and th</w:t>
      </w:r>
      <w:r w:rsidRPr="008E7200">
        <w:rPr>
          <w:rFonts w:ascii="Gotham Book" w:hAnsi="Gotham Book"/>
        </w:rPr>
        <w:t>e effective date of such change.</w:t>
      </w:r>
      <w:r w:rsidR="008E7200" w:rsidRPr="008E7200">
        <w:rPr>
          <w:rFonts w:ascii="Gotham Book" w:hAnsi="Gotham Book"/>
        </w:rPr>
        <w:t xml:space="preserve"> </w:t>
      </w:r>
    </w:p>
    <w:p w14:paraId="46D5E8BB" w14:textId="7F215B26" w:rsidR="004A32B1" w:rsidRPr="004A32B1" w:rsidRDefault="004A32B1" w:rsidP="009E7348">
      <w:pPr>
        <w:pStyle w:val="Level2"/>
        <w:numPr>
          <w:ilvl w:val="1"/>
          <w:numId w:val="1"/>
        </w:numPr>
        <w:spacing w:after="210"/>
        <w:rPr>
          <w:rFonts w:ascii="Gotham Book" w:hAnsi="Gotham Book"/>
        </w:rPr>
      </w:pPr>
      <w:r>
        <w:rPr>
          <w:rFonts w:ascii="Gotham Book" w:hAnsi="Gotham Book"/>
          <w:color w:val="000000"/>
        </w:rPr>
        <w:t xml:space="preserve">Notwithstanding the above, your salary will be reviewed after the first four months of your employment, such review to take place on or around September. For the avoidance of doubt, any such review will not give rise to any entitlement to a salary increase. </w:t>
      </w:r>
    </w:p>
    <w:p w14:paraId="3BF6C7D7" w14:textId="4D335F25" w:rsidR="009E7348" w:rsidRPr="008E7200" w:rsidRDefault="009A440D" w:rsidP="009E7348">
      <w:pPr>
        <w:pStyle w:val="Level2"/>
        <w:numPr>
          <w:ilvl w:val="1"/>
          <w:numId w:val="1"/>
        </w:numPr>
        <w:spacing w:after="210"/>
        <w:rPr>
          <w:rFonts w:ascii="Gotham Book" w:hAnsi="Gotham Book"/>
        </w:rPr>
      </w:pPr>
      <w:r w:rsidRPr="008E7200">
        <w:rPr>
          <w:rFonts w:ascii="Gotham Book" w:hAnsi="Gotham Book"/>
        </w:rPr>
        <w:t xml:space="preserve">We have </w:t>
      </w:r>
      <w:r w:rsidR="009E7348" w:rsidRPr="008E7200">
        <w:rPr>
          <w:rFonts w:ascii="Gotham Book" w:hAnsi="Gotham Book"/>
        </w:rPr>
        <w:t xml:space="preserve">the right to deduct from </w:t>
      </w:r>
      <w:r w:rsidRPr="008E7200">
        <w:rPr>
          <w:rFonts w:ascii="Gotham Book" w:hAnsi="Gotham Book"/>
        </w:rPr>
        <w:t xml:space="preserve">your salary any sums which you </w:t>
      </w:r>
      <w:r w:rsidR="009E7348" w:rsidRPr="008E7200">
        <w:rPr>
          <w:rFonts w:ascii="Gotham Book" w:hAnsi="Gotham Book"/>
        </w:rPr>
        <w:t>owe or may owe to</w:t>
      </w:r>
      <w:r w:rsidRPr="008E7200">
        <w:rPr>
          <w:rFonts w:ascii="Gotham Book" w:hAnsi="Gotham Book"/>
        </w:rPr>
        <w:t xml:space="preserve"> us </w:t>
      </w:r>
      <w:r w:rsidR="009E7348" w:rsidRPr="008E7200">
        <w:rPr>
          <w:rFonts w:ascii="Gotham Book" w:hAnsi="Gotham Book"/>
        </w:rPr>
        <w:t>including, without limitation, any overpayments or loans made to</w:t>
      </w:r>
      <w:r w:rsidRPr="008E7200">
        <w:rPr>
          <w:rFonts w:ascii="Gotham Book" w:hAnsi="Gotham Book"/>
        </w:rPr>
        <w:t xml:space="preserve"> you </w:t>
      </w:r>
      <w:r w:rsidR="009E7348" w:rsidRPr="008E7200">
        <w:rPr>
          <w:rFonts w:ascii="Gotham Book" w:hAnsi="Gotham Book"/>
        </w:rPr>
        <w:t>by the</w:t>
      </w:r>
      <w:r w:rsidRPr="008E7200">
        <w:rPr>
          <w:rFonts w:ascii="Gotham Book" w:hAnsi="Gotham Book"/>
        </w:rPr>
        <w:t xml:space="preserve"> Company </w:t>
      </w:r>
      <w:r w:rsidR="009E7348" w:rsidRPr="008E7200">
        <w:rPr>
          <w:rFonts w:ascii="Gotham Book" w:hAnsi="Gotham Book"/>
        </w:rPr>
        <w:t>or losses suffered by the</w:t>
      </w:r>
      <w:r w:rsidRPr="008E7200">
        <w:rPr>
          <w:rFonts w:ascii="Gotham Book" w:hAnsi="Gotham Book"/>
        </w:rPr>
        <w:t xml:space="preserve"> Company as a result of your </w:t>
      </w:r>
      <w:r w:rsidR="009E7348" w:rsidRPr="008E7200">
        <w:rPr>
          <w:rFonts w:ascii="Gotham Book" w:hAnsi="Gotham Book"/>
        </w:rPr>
        <w:t xml:space="preserve">negligence or breach of the </w:t>
      </w:r>
      <w:r w:rsidRPr="008E7200">
        <w:rPr>
          <w:rFonts w:ascii="Gotham Book" w:hAnsi="Gotham Book"/>
        </w:rPr>
        <w:t xml:space="preserve">Company </w:t>
      </w:r>
      <w:r w:rsidR="009E7348" w:rsidRPr="008E7200">
        <w:rPr>
          <w:rFonts w:ascii="Gotham Book" w:hAnsi="Gotham Book"/>
        </w:rPr>
        <w:t>rules.</w:t>
      </w:r>
    </w:p>
    <w:p w14:paraId="055D58C1" w14:textId="77777777" w:rsidR="00371DE4" w:rsidRPr="008E7200" w:rsidRDefault="00371DE4" w:rsidP="009E7348">
      <w:pPr>
        <w:pStyle w:val="Level2"/>
        <w:numPr>
          <w:ilvl w:val="1"/>
          <w:numId w:val="1"/>
        </w:numPr>
        <w:spacing w:after="210"/>
        <w:rPr>
          <w:rFonts w:ascii="Gotham Book" w:hAnsi="Gotham Book"/>
        </w:rPr>
      </w:pPr>
      <w:r w:rsidRPr="008E7200">
        <w:rPr>
          <w:rFonts w:ascii="Gotham Book" w:hAnsi="Gotham Book"/>
        </w:rPr>
        <w:t>For the purpose of calculating any salary payment due to you for whatever reason, one day’s pay shall be equal to 1/260th of your annual basic salary.</w:t>
      </w:r>
    </w:p>
    <w:p w14:paraId="692288D3"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EXPENSES</w:t>
      </w:r>
    </w:p>
    <w:p w14:paraId="6CE80701" w14:textId="77777777" w:rsidR="009E7348" w:rsidRPr="008E7200" w:rsidRDefault="009A440D" w:rsidP="009E7348">
      <w:pPr>
        <w:pStyle w:val="Body1"/>
        <w:rPr>
          <w:rFonts w:ascii="Gotham Book" w:hAnsi="Gotham Book"/>
          <w:bCs/>
        </w:rPr>
      </w:pPr>
      <w:r w:rsidRPr="008E7200">
        <w:rPr>
          <w:rFonts w:ascii="Gotham Book" w:hAnsi="Gotham Book"/>
          <w:bCs/>
        </w:rPr>
        <w:t xml:space="preserve">We </w:t>
      </w:r>
      <w:r w:rsidR="009E7348" w:rsidRPr="008E7200">
        <w:rPr>
          <w:rFonts w:ascii="Gotham Book" w:hAnsi="Gotham Book"/>
          <w:bCs/>
        </w:rPr>
        <w:t xml:space="preserve">will reimburse to </w:t>
      </w:r>
      <w:r w:rsidRPr="008E7200">
        <w:rPr>
          <w:rFonts w:ascii="Gotham Book" w:hAnsi="Gotham Book"/>
          <w:bCs/>
        </w:rPr>
        <w:t xml:space="preserve">you </w:t>
      </w:r>
      <w:r w:rsidR="009E7348" w:rsidRPr="008E7200">
        <w:rPr>
          <w:rFonts w:ascii="Gotham Book" w:hAnsi="Gotham Book"/>
          <w:bCs/>
        </w:rPr>
        <w:t>any expenses reasonably and properly incurred in connection with</w:t>
      </w:r>
      <w:r w:rsidRPr="008E7200">
        <w:rPr>
          <w:rFonts w:ascii="Gotham Book" w:hAnsi="Gotham Book"/>
          <w:bCs/>
        </w:rPr>
        <w:t xml:space="preserve"> your </w:t>
      </w:r>
      <w:r w:rsidR="009E7348" w:rsidRPr="008E7200">
        <w:rPr>
          <w:rFonts w:ascii="Gotham Book" w:hAnsi="Gotham Book"/>
          <w:bCs/>
        </w:rPr>
        <w:t xml:space="preserve">duties in accordance with any policy which </w:t>
      </w:r>
      <w:r w:rsidRPr="008E7200">
        <w:rPr>
          <w:rFonts w:ascii="Gotham Book" w:hAnsi="Gotham Book"/>
          <w:bCs/>
        </w:rPr>
        <w:t xml:space="preserve">we </w:t>
      </w:r>
      <w:r w:rsidR="009E7348" w:rsidRPr="008E7200">
        <w:rPr>
          <w:rFonts w:ascii="Gotham Book" w:hAnsi="Gotham Book"/>
          <w:bCs/>
        </w:rPr>
        <w:t>may operate from time to time.</w:t>
      </w:r>
    </w:p>
    <w:p w14:paraId="1C6190F9" w14:textId="77777777" w:rsidR="009E7348" w:rsidRPr="008E7200" w:rsidRDefault="009E7348"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PENSION</w:t>
      </w:r>
    </w:p>
    <w:p w14:paraId="6603719A" w14:textId="77777777" w:rsidR="009A440D" w:rsidRPr="008E7200" w:rsidRDefault="009A440D" w:rsidP="00404F4C">
      <w:pPr>
        <w:pStyle w:val="Body1"/>
        <w:rPr>
          <w:rFonts w:ascii="Gotham Book" w:hAnsi="Gotham Book"/>
        </w:rPr>
      </w:pPr>
      <w:r w:rsidRPr="008E7200">
        <w:rPr>
          <w:rFonts w:ascii="Gotham Book" w:hAnsi="Gotham Book"/>
        </w:rPr>
        <w:t>We will comply with the Company’s pension duties to you in accordance with Part 1 of the Pensions Act 2008.</w:t>
      </w:r>
    </w:p>
    <w:p w14:paraId="2D2A1649" w14:textId="77777777" w:rsidR="00F357E3" w:rsidRPr="008E7200" w:rsidRDefault="00F357E3" w:rsidP="009E7348">
      <w:pPr>
        <w:pStyle w:val="Level1"/>
        <w:keepNext/>
        <w:numPr>
          <w:ilvl w:val="0"/>
          <w:numId w:val="1"/>
        </w:numPr>
        <w:spacing w:after="210"/>
        <w:rPr>
          <w:rStyle w:val="Level1asheadingtext"/>
          <w:rFonts w:ascii="Gotham Book" w:hAnsi="Gotham Book"/>
          <w:b/>
        </w:rPr>
      </w:pPr>
      <w:commentRangeStart w:id="14"/>
      <w:r w:rsidRPr="008E7200">
        <w:rPr>
          <w:rStyle w:val="Level1asheadingtext"/>
          <w:rFonts w:ascii="Gotham Book" w:hAnsi="Gotham Book"/>
          <w:b/>
        </w:rPr>
        <w:t>BENEFITS</w:t>
      </w:r>
      <w:commentRangeEnd w:id="14"/>
      <w:r w:rsidR="00382E66" w:rsidRPr="008E7200">
        <w:rPr>
          <w:rStyle w:val="CommentReference"/>
          <w:rFonts w:ascii="Gotham Book" w:hAnsi="Gotham Book" w:cs="Gotham Medium"/>
          <w:b/>
          <w:caps/>
          <w:sz w:val="20"/>
          <w:szCs w:val="20"/>
        </w:rPr>
        <w:commentReference w:id="14"/>
      </w:r>
    </w:p>
    <w:p w14:paraId="42A5B33B" w14:textId="77777777" w:rsidR="00F357E3" w:rsidRPr="008E7200" w:rsidRDefault="00F357E3" w:rsidP="00382E66">
      <w:pPr>
        <w:pStyle w:val="Level2"/>
        <w:numPr>
          <w:ilvl w:val="0"/>
          <w:numId w:val="0"/>
        </w:numPr>
        <w:ind w:left="851"/>
        <w:rPr>
          <w:rFonts w:ascii="Gotham Book" w:hAnsi="Gotham Book"/>
        </w:rPr>
      </w:pPr>
      <w:r w:rsidRPr="008E7200">
        <w:rPr>
          <w:rFonts w:ascii="Gotham Book" w:hAnsi="Gotham Book"/>
        </w:rPr>
        <w:t xml:space="preserve">Save as outlined </w:t>
      </w:r>
      <w:r w:rsidR="0044634A" w:rsidRPr="008E7200">
        <w:rPr>
          <w:rFonts w:ascii="Gotham Book" w:hAnsi="Gotham Book"/>
        </w:rPr>
        <w:t>above</w:t>
      </w:r>
      <w:r w:rsidRPr="008E7200">
        <w:rPr>
          <w:rFonts w:ascii="Gotham Book" w:hAnsi="Gotham Book"/>
        </w:rPr>
        <w:t xml:space="preserve"> on pension, you are not entitled to any further benefits </w:t>
      </w:r>
      <w:r w:rsidR="00316DAC" w:rsidRPr="008E7200">
        <w:rPr>
          <w:rFonts w:ascii="Gotham Book" w:hAnsi="Gotham Book"/>
        </w:rPr>
        <w:t>during your employment.</w:t>
      </w:r>
    </w:p>
    <w:p w14:paraId="69D9A790"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HOLIDAY</w:t>
      </w:r>
    </w:p>
    <w:p w14:paraId="5DFE23F1" w14:textId="5827E660" w:rsidR="009E7348" w:rsidRPr="008E7200" w:rsidRDefault="00C34248" w:rsidP="00382E66">
      <w:pPr>
        <w:pStyle w:val="Level2"/>
        <w:numPr>
          <w:ilvl w:val="1"/>
          <w:numId w:val="1"/>
        </w:numPr>
        <w:spacing w:after="210"/>
        <w:rPr>
          <w:rFonts w:ascii="Gotham Book" w:hAnsi="Gotham Book"/>
        </w:rPr>
      </w:pPr>
      <w:r w:rsidRPr="008E7200">
        <w:rPr>
          <w:rFonts w:ascii="Gotham Book" w:hAnsi="Gotham Book"/>
        </w:rPr>
        <w:t xml:space="preserve">The </w:t>
      </w:r>
      <w:r w:rsidRPr="00285868">
        <w:rPr>
          <w:rFonts w:ascii="Gotham Book" w:hAnsi="Gotham Book"/>
        </w:rPr>
        <w:t xml:space="preserve">holiday year runs from </w:t>
      </w:r>
      <w:r w:rsidR="009E7348" w:rsidRPr="00285868">
        <w:rPr>
          <w:rFonts w:ascii="Gotham Book" w:hAnsi="Gotham Book"/>
        </w:rPr>
        <w:t>1 January to 31</w:t>
      </w:r>
      <w:r w:rsidRPr="00285868">
        <w:rPr>
          <w:rFonts w:ascii="Gotham Book" w:hAnsi="Gotham Book"/>
        </w:rPr>
        <w:t xml:space="preserve"> December</w:t>
      </w:r>
      <w:r w:rsidR="009E7348" w:rsidRPr="00285868">
        <w:rPr>
          <w:rFonts w:ascii="Gotham Book" w:hAnsi="Gotham Book"/>
        </w:rPr>
        <w:t xml:space="preserve"> in each year (</w:t>
      </w:r>
      <w:r w:rsidR="000A3225" w:rsidRPr="00285868">
        <w:rPr>
          <w:rFonts w:ascii="Gotham Book" w:hAnsi="Gotham Book"/>
        </w:rPr>
        <w:t>‘</w:t>
      </w:r>
      <w:r w:rsidR="009E7348" w:rsidRPr="00285868">
        <w:rPr>
          <w:rFonts w:ascii="Gotham Book" w:hAnsi="Gotham Book"/>
          <w:b/>
          <w:bCs/>
        </w:rPr>
        <w:t>Holiday Year</w:t>
      </w:r>
      <w:r w:rsidR="000A3225" w:rsidRPr="00285868">
        <w:rPr>
          <w:rFonts w:ascii="Gotham Book" w:hAnsi="Gotham Book"/>
        </w:rPr>
        <w:t>’</w:t>
      </w:r>
      <w:r w:rsidR="009E7348" w:rsidRPr="00285868">
        <w:rPr>
          <w:rFonts w:ascii="Gotham Book" w:hAnsi="Gotham Book"/>
        </w:rPr>
        <w:t>).</w:t>
      </w:r>
    </w:p>
    <w:p w14:paraId="79B5AC37" w14:textId="77777777" w:rsidR="00997538" w:rsidRPr="008E7200" w:rsidRDefault="00997538" w:rsidP="009E7348">
      <w:pPr>
        <w:pStyle w:val="Level2"/>
        <w:numPr>
          <w:ilvl w:val="1"/>
          <w:numId w:val="1"/>
        </w:numPr>
        <w:spacing w:after="210"/>
        <w:rPr>
          <w:rFonts w:ascii="Gotham Book" w:hAnsi="Gotham Book"/>
        </w:rPr>
      </w:pPr>
      <w:r w:rsidRPr="008E7200">
        <w:rPr>
          <w:rFonts w:ascii="Gotham Book" w:hAnsi="Gotham Book"/>
        </w:rPr>
        <w:t>Payment for al</w:t>
      </w:r>
      <w:r w:rsidR="00AF6FCC" w:rsidRPr="008E7200">
        <w:rPr>
          <w:rFonts w:ascii="Gotham Book" w:hAnsi="Gotham Book"/>
        </w:rPr>
        <w:t xml:space="preserve">l holidays is calculated on your </w:t>
      </w:r>
      <w:r w:rsidRPr="008E7200">
        <w:rPr>
          <w:rFonts w:ascii="Gotham Book" w:hAnsi="Gotham Book"/>
        </w:rPr>
        <w:t>basic rate of pay, save for the four weeks' holiday under Regulation 13 of the</w:t>
      </w:r>
      <w:r w:rsidR="0084618B" w:rsidRPr="008E7200">
        <w:rPr>
          <w:rFonts w:ascii="Gotham Book" w:hAnsi="Gotham Book"/>
        </w:rPr>
        <w:t xml:space="preserve"> Working Time Regulations 1998 (‘</w:t>
      </w:r>
      <w:r w:rsidRPr="008E7200">
        <w:rPr>
          <w:rFonts w:ascii="Gotham Book" w:hAnsi="Gotham Book"/>
          <w:b/>
          <w:bCs/>
        </w:rPr>
        <w:t>WTR</w:t>
      </w:r>
      <w:r w:rsidR="0084618B" w:rsidRPr="008E7200">
        <w:rPr>
          <w:rFonts w:ascii="Gotham Book" w:hAnsi="Gotham Book"/>
        </w:rPr>
        <w:t>’)</w:t>
      </w:r>
      <w:r w:rsidRPr="008E7200">
        <w:rPr>
          <w:rFonts w:ascii="Gotham Book" w:hAnsi="Gotham Book"/>
        </w:rPr>
        <w:t>. For the avoid</w:t>
      </w:r>
      <w:r w:rsidR="00A84111" w:rsidRPr="008E7200">
        <w:rPr>
          <w:rFonts w:ascii="Gotham Book" w:hAnsi="Gotham Book"/>
        </w:rPr>
        <w:t>ance of doubt, the first four weeks</w:t>
      </w:r>
      <w:r w:rsidRPr="008E7200">
        <w:rPr>
          <w:rFonts w:ascii="Gotham Book" w:hAnsi="Gotham Book"/>
        </w:rPr>
        <w:t xml:space="preserve">’ holiday which </w:t>
      </w:r>
      <w:r w:rsidR="00AF6FCC" w:rsidRPr="008E7200">
        <w:rPr>
          <w:rFonts w:ascii="Gotham Book" w:hAnsi="Gotham Book"/>
        </w:rPr>
        <w:t xml:space="preserve">you </w:t>
      </w:r>
      <w:r w:rsidRPr="008E7200">
        <w:rPr>
          <w:rFonts w:ascii="Gotham Book" w:hAnsi="Gotham Book"/>
        </w:rPr>
        <w:t>take in each Holiday Year sha</w:t>
      </w:r>
      <w:r w:rsidR="00AF6FCC" w:rsidRPr="008E7200">
        <w:rPr>
          <w:rFonts w:ascii="Gotham Book" w:hAnsi="Gotham Book"/>
        </w:rPr>
        <w:t>ll be that holiday to which you are entitled</w:t>
      </w:r>
      <w:r w:rsidRPr="008E7200">
        <w:rPr>
          <w:rFonts w:ascii="Gotham Book" w:hAnsi="Gotham Book"/>
        </w:rPr>
        <w:t xml:space="preserve"> under Regulation 13 of the WTR. Any subsequent holiday shall then be taken first in accordance with Regulation 13A of the WTR and </w:t>
      </w:r>
      <w:r w:rsidR="00AF6FCC" w:rsidRPr="008E7200">
        <w:rPr>
          <w:rFonts w:ascii="Gotham Book" w:hAnsi="Gotham Book"/>
        </w:rPr>
        <w:t xml:space="preserve">finally in accordance with your </w:t>
      </w:r>
      <w:r w:rsidRPr="008E7200">
        <w:rPr>
          <w:rFonts w:ascii="Gotham Book" w:hAnsi="Gotham Book"/>
        </w:rPr>
        <w:t>add</w:t>
      </w:r>
      <w:r w:rsidR="00AF6FCC" w:rsidRPr="008E7200">
        <w:rPr>
          <w:rFonts w:ascii="Gotham Book" w:hAnsi="Gotham Book"/>
        </w:rPr>
        <w:t>itional entitlement under this C</w:t>
      </w:r>
      <w:r w:rsidRPr="008E7200">
        <w:rPr>
          <w:rFonts w:ascii="Gotham Book" w:hAnsi="Gotham Book"/>
        </w:rPr>
        <w:t>ontract.</w:t>
      </w:r>
    </w:p>
    <w:p w14:paraId="499CA7C0" w14:textId="7C90BAFC" w:rsidR="009E7348" w:rsidRDefault="009E7348" w:rsidP="009E7348">
      <w:pPr>
        <w:pStyle w:val="Level2"/>
        <w:numPr>
          <w:ilvl w:val="1"/>
          <w:numId w:val="1"/>
        </w:numPr>
        <w:spacing w:after="210"/>
        <w:rPr>
          <w:ins w:id="15" w:author="Graeme Monk" w:date="2026-05-07T17:26:00Z" w16du:dateUtc="2026-05-07T16:26:00Z"/>
          <w:rFonts w:ascii="Gotham Book" w:hAnsi="Gotham Book"/>
        </w:rPr>
      </w:pPr>
      <w:r w:rsidRPr="008E7200">
        <w:rPr>
          <w:rFonts w:ascii="Gotham Book" w:hAnsi="Gotham Book"/>
        </w:rPr>
        <w:t>Holiday must be taken at times convenient to</w:t>
      </w:r>
      <w:r w:rsidR="009A440D" w:rsidRPr="008E7200">
        <w:rPr>
          <w:rFonts w:ascii="Gotham Book" w:hAnsi="Gotham Book"/>
        </w:rPr>
        <w:t xml:space="preserve"> us</w:t>
      </w:r>
      <w:r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At least two weeks’ notice of proposed holiday must be given to </w:t>
      </w:r>
      <w:r w:rsidR="004A32B1">
        <w:rPr>
          <w:rFonts w:ascii="Gotham Book" w:hAnsi="Gotham Book"/>
        </w:rPr>
        <w:t xml:space="preserve">your Line Manager, </w:t>
      </w:r>
      <w:r w:rsidRPr="008E7200">
        <w:rPr>
          <w:rFonts w:ascii="Gotham Book" w:hAnsi="Gotham Book"/>
        </w:rPr>
        <w:t>who will inform</w:t>
      </w:r>
      <w:r w:rsidR="009A440D" w:rsidRPr="008E7200">
        <w:rPr>
          <w:rFonts w:ascii="Gotham Book" w:hAnsi="Gotham Book"/>
        </w:rPr>
        <w:t xml:space="preserve"> you </w:t>
      </w:r>
      <w:r w:rsidRPr="008E7200">
        <w:rPr>
          <w:rFonts w:ascii="Gotham Book" w:hAnsi="Gotham Book"/>
        </w:rPr>
        <w:t xml:space="preserve">if such </w:t>
      </w:r>
      <w:r w:rsidR="00E327AA" w:rsidRPr="008E7200">
        <w:rPr>
          <w:rFonts w:ascii="Gotham Book" w:hAnsi="Gotham Book"/>
        </w:rPr>
        <w:t>holiday is or is not convenient</w:t>
      </w:r>
      <w:r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If such holiday is not convenient, </w:t>
      </w:r>
      <w:r w:rsidR="009A440D" w:rsidRPr="008E7200">
        <w:rPr>
          <w:rFonts w:ascii="Gotham Book" w:hAnsi="Gotham Book"/>
        </w:rPr>
        <w:t>you</w:t>
      </w:r>
      <w:r w:rsidRPr="008E7200">
        <w:rPr>
          <w:rFonts w:ascii="Gotham Book" w:hAnsi="Gotham Book"/>
        </w:rPr>
        <w:t xml:space="preserve"> will not be permitted to take such holiday.</w:t>
      </w:r>
      <w:r w:rsidR="008E7200" w:rsidRPr="008E7200">
        <w:rPr>
          <w:rFonts w:ascii="Gotham Book" w:hAnsi="Gotham Book"/>
        </w:rPr>
        <w:t xml:space="preserve"> </w:t>
      </w:r>
      <w:r w:rsidRPr="008E7200">
        <w:rPr>
          <w:rFonts w:ascii="Gotham Book" w:hAnsi="Gotham Book"/>
        </w:rPr>
        <w:t xml:space="preserve">Save for in exceptional circumstances, the maximum period of time that </w:t>
      </w:r>
      <w:r w:rsidR="009A440D" w:rsidRPr="008E7200">
        <w:rPr>
          <w:rFonts w:ascii="Gotham Book" w:hAnsi="Gotham Book"/>
        </w:rPr>
        <w:t xml:space="preserve">you </w:t>
      </w:r>
      <w:r w:rsidRPr="008E7200">
        <w:rPr>
          <w:rFonts w:ascii="Gotham Book" w:hAnsi="Gotham Book"/>
        </w:rPr>
        <w:t xml:space="preserve">will be permitted to take annual leave at any one time is 10 consecutive </w:t>
      </w:r>
      <w:r w:rsidR="009A440D" w:rsidRPr="008E7200">
        <w:rPr>
          <w:rFonts w:ascii="Gotham Book" w:hAnsi="Gotham Book"/>
        </w:rPr>
        <w:t xml:space="preserve">working </w:t>
      </w:r>
      <w:r w:rsidRPr="008E7200">
        <w:rPr>
          <w:rFonts w:ascii="Gotham Book" w:hAnsi="Gotham Book"/>
        </w:rPr>
        <w:t>days.</w:t>
      </w:r>
    </w:p>
    <w:p w14:paraId="774EDE6A" w14:textId="77777777" w:rsidR="001E4AA2" w:rsidRPr="001E4AA2" w:rsidRDefault="001E4AA2" w:rsidP="001E4AA2">
      <w:pPr>
        <w:pStyle w:val="Level2"/>
        <w:rPr>
          <w:ins w:id="16" w:author="Graeme Monk" w:date="2026-05-07T17:26:00Z" w16du:dateUtc="2026-05-07T16:26:00Z"/>
          <w:rFonts w:ascii="Gotham Book" w:hAnsi="Gotham Book"/>
        </w:rPr>
      </w:pPr>
      <w:ins w:id="17" w:author="Graeme Monk" w:date="2026-05-07T17:26:00Z" w16du:dateUtc="2026-05-07T16:26:00Z">
        <w:r w:rsidRPr="001E4AA2">
          <w:rPr>
            <w:rFonts w:ascii="Gotham Book" w:hAnsi="Gotham Book"/>
          </w:rPr>
          <w:lastRenderedPageBreak/>
          <w:t>The following days may be designated by the Company as mandatory holiday dates to be taken from the Employee’s annual leave entitlement:</w:t>
        </w:r>
      </w:ins>
    </w:p>
    <w:p w14:paraId="468EA53E" w14:textId="1FE218F0" w:rsidR="001E4AA2" w:rsidRPr="001E4AA2" w:rsidRDefault="001E4AA2" w:rsidP="001E4AA2">
      <w:pPr>
        <w:pStyle w:val="Level3"/>
        <w:rPr>
          <w:ins w:id="18" w:author="Graeme Monk" w:date="2026-05-07T17:26:00Z" w16du:dateUtc="2026-05-07T16:26:00Z"/>
          <w:rFonts w:ascii="Gotham Book" w:hAnsi="Gotham Book"/>
          <w:rPrChange w:id="19" w:author="Graeme Monk" w:date="2026-05-07T17:28:00Z" w16du:dateUtc="2026-05-07T16:28:00Z">
            <w:rPr>
              <w:ins w:id="20" w:author="Graeme Monk" w:date="2026-05-07T17:26:00Z" w16du:dateUtc="2026-05-07T16:26:00Z"/>
            </w:rPr>
          </w:rPrChange>
        </w:rPr>
        <w:pPrChange w:id="21" w:author="Graeme Monk" w:date="2026-05-07T17:27:00Z" w16du:dateUtc="2026-05-07T16:27:00Z">
          <w:pPr>
            <w:pStyle w:val="Level2"/>
          </w:pPr>
        </w:pPrChange>
      </w:pPr>
      <w:commentRangeStart w:id="22"/>
      <w:ins w:id="23" w:author="Graeme Monk" w:date="2026-05-07T17:26:00Z" w16du:dateUtc="2026-05-07T16:26:00Z">
        <w:r w:rsidRPr="001E4AA2">
          <w:rPr>
            <w:rFonts w:ascii="Gotham Book" w:hAnsi="Gotham Book"/>
            <w:rPrChange w:id="24" w:author="Graeme Monk" w:date="2026-05-07T17:28:00Z" w16du:dateUtc="2026-05-07T16:28:00Z">
              <w:rPr/>
            </w:rPrChange>
          </w:rPr>
          <w:t>UK public/bank holidays observed by the Company;</w:t>
        </w:r>
      </w:ins>
    </w:p>
    <w:p w14:paraId="69660BFF" w14:textId="419E3AC6" w:rsidR="001E4AA2" w:rsidRPr="001E4AA2" w:rsidRDefault="001E4AA2" w:rsidP="001E4AA2">
      <w:pPr>
        <w:pStyle w:val="Level3"/>
        <w:rPr>
          <w:ins w:id="25" w:author="Graeme Monk" w:date="2026-05-07T17:26:00Z" w16du:dateUtc="2026-05-07T16:26:00Z"/>
          <w:rFonts w:ascii="Gotham Book" w:hAnsi="Gotham Book"/>
          <w:rPrChange w:id="26" w:author="Graeme Monk" w:date="2026-05-07T17:28:00Z" w16du:dateUtc="2026-05-07T16:28:00Z">
            <w:rPr>
              <w:ins w:id="27" w:author="Graeme Monk" w:date="2026-05-07T17:26:00Z" w16du:dateUtc="2026-05-07T16:26:00Z"/>
            </w:rPr>
          </w:rPrChange>
        </w:rPr>
        <w:pPrChange w:id="28" w:author="Graeme Monk" w:date="2026-05-07T17:27:00Z" w16du:dateUtc="2026-05-07T16:27:00Z">
          <w:pPr>
            <w:pStyle w:val="Level2"/>
          </w:pPr>
        </w:pPrChange>
      </w:pPr>
      <w:ins w:id="29" w:author="Graeme Monk" w:date="2026-05-07T17:26:00Z" w16du:dateUtc="2026-05-07T16:26:00Z">
        <w:r w:rsidRPr="001E4AA2">
          <w:rPr>
            <w:rFonts w:ascii="Gotham Book" w:hAnsi="Gotham Book"/>
            <w:rPrChange w:id="30" w:author="Graeme Monk" w:date="2026-05-07T17:28:00Z" w16du:dateUtc="2026-05-07T16:28:00Z">
              <w:rPr/>
            </w:rPrChange>
          </w:rPr>
          <w:t>any Christmas or New Year office closure period notified by the Company; and</w:t>
        </w:r>
      </w:ins>
    </w:p>
    <w:p w14:paraId="5DC2478F" w14:textId="1FF2CA79" w:rsidR="001E4AA2" w:rsidRPr="001E4AA2" w:rsidRDefault="001E4AA2" w:rsidP="001E4AA2">
      <w:pPr>
        <w:pStyle w:val="Level3"/>
        <w:rPr>
          <w:ins w:id="31" w:author="Graeme Monk" w:date="2026-05-07T17:26:00Z" w16du:dateUtc="2026-05-07T16:26:00Z"/>
          <w:rFonts w:ascii="Gotham Book" w:hAnsi="Gotham Book"/>
          <w:rPrChange w:id="32" w:author="Graeme Monk" w:date="2026-05-07T17:28:00Z" w16du:dateUtc="2026-05-07T16:28:00Z">
            <w:rPr>
              <w:ins w:id="33" w:author="Graeme Monk" w:date="2026-05-07T17:26:00Z" w16du:dateUtc="2026-05-07T16:26:00Z"/>
            </w:rPr>
          </w:rPrChange>
        </w:rPr>
        <w:pPrChange w:id="34" w:author="Graeme Monk" w:date="2026-05-07T17:27:00Z" w16du:dateUtc="2026-05-07T16:27:00Z">
          <w:pPr>
            <w:pStyle w:val="Level2"/>
          </w:pPr>
        </w:pPrChange>
      </w:pPr>
      <w:ins w:id="35" w:author="Graeme Monk" w:date="2026-05-07T17:26:00Z" w16du:dateUtc="2026-05-07T16:26:00Z">
        <w:r w:rsidRPr="001E4AA2">
          <w:rPr>
            <w:rFonts w:ascii="Gotham Book" w:hAnsi="Gotham Book"/>
            <w:rPrChange w:id="36" w:author="Graeme Monk" w:date="2026-05-07T17:28:00Z" w16du:dateUtc="2026-05-07T16:28:00Z">
              <w:rPr/>
            </w:rPrChange>
          </w:rPr>
          <w:t>up to [X] additional days per Holiday Year reasonably required for studio-wide shutdowns or operational closures.</w:t>
        </w:r>
      </w:ins>
      <w:commentRangeEnd w:id="22"/>
      <w:r w:rsidRPr="001E4AA2">
        <w:rPr>
          <w:rStyle w:val="CommentReference"/>
          <w:rFonts w:ascii="Gotham Book" w:hAnsi="Gotham Book"/>
          <w:sz w:val="20"/>
          <w:szCs w:val="20"/>
          <w:rPrChange w:id="37" w:author="Graeme Monk" w:date="2026-05-07T17:28:00Z" w16du:dateUtc="2026-05-07T16:28:00Z">
            <w:rPr>
              <w:rStyle w:val="CommentReference"/>
              <w:sz w:val="20"/>
              <w:szCs w:val="20"/>
            </w:rPr>
          </w:rPrChange>
        </w:rPr>
        <w:commentReference w:id="22"/>
      </w:r>
    </w:p>
    <w:p w14:paraId="40D8A102" w14:textId="01402513" w:rsidR="001E4AA2" w:rsidRPr="008E7200" w:rsidRDefault="001E4AA2" w:rsidP="001E4AA2">
      <w:pPr>
        <w:pStyle w:val="Level2"/>
        <w:numPr>
          <w:ilvl w:val="0"/>
          <w:numId w:val="0"/>
        </w:numPr>
        <w:ind w:left="850" w:hanging="850"/>
        <w:rPr>
          <w:rFonts w:ascii="Gotham Book" w:hAnsi="Gotham Book"/>
        </w:rPr>
        <w:pPrChange w:id="38" w:author="Graeme Monk" w:date="2026-05-07T17:32:00Z" w16du:dateUtc="2026-05-07T16:32:00Z">
          <w:pPr>
            <w:pStyle w:val="Level2"/>
          </w:pPr>
        </w:pPrChange>
      </w:pPr>
      <w:ins w:id="39" w:author="Graeme Monk" w:date="2026-05-07T17:26:00Z" w16du:dateUtc="2026-05-07T16:26:00Z">
        <w:r w:rsidRPr="001E4AA2">
          <w:rPr>
            <w:rFonts w:ascii="Gotham Book" w:hAnsi="Gotham Book"/>
          </w:rPr>
          <w:t>The Company shall provide reasonable advance notice of any mandatory holiday dates. Any mandatory closure dates known at the start of the Holiday Year shall be communicated to employees in writing.</w:t>
        </w:r>
      </w:ins>
    </w:p>
    <w:p w14:paraId="19DC4EA3" w14:textId="12F019C1" w:rsidR="009E7348" w:rsidRPr="008E7200" w:rsidRDefault="009A440D" w:rsidP="009E7348">
      <w:pPr>
        <w:pStyle w:val="Level2"/>
        <w:numPr>
          <w:ilvl w:val="1"/>
          <w:numId w:val="1"/>
        </w:numPr>
        <w:spacing w:after="210"/>
        <w:rPr>
          <w:rFonts w:ascii="Gotham Book" w:hAnsi="Gotham Book"/>
        </w:rPr>
      </w:pPr>
      <w:commentRangeStart w:id="40"/>
      <w:r w:rsidRPr="00382E66">
        <w:rPr>
          <w:rFonts w:ascii="Gotham Book" w:hAnsi="Gotham Book"/>
        </w:rPr>
        <w:t xml:space="preserve">You </w:t>
      </w:r>
      <w:r w:rsidR="009E7348" w:rsidRPr="00382E66">
        <w:rPr>
          <w:rFonts w:ascii="Gotham Book" w:hAnsi="Gotham Book"/>
        </w:rPr>
        <w:t xml:space="preserve">may carry </w:t>
      </w:r>
      <w:r w:rsidR="00802A33" w:rsidRPr="00382E66">
        <w:rPr>
          <w:rFonts w:ascii="Gotham Book" w:hAnsi="Gotham Book"/>
        </w:rPr>
        <w:t xml:space="preserve">up to </w:t>
      </w:r>
      <w:r w:rsidR="007E3F8D">
        <w:rPr>
          <w:rFonts w:ascii="Gotham Book" w:hAnsi="Gotham Book"/>
        </w:rPr>
        <w:t>5 (five)</w:t>
      </w:r>
      <w:r w:rsidR="00802A33" w:rsidRPr="00382E66">
        <w:rPr>
          <w:rFonts w:ascii="Gotham Book" w:hAnsi="Gotham Book"/>
        </w:rPr>
        <w:t xml:space="preserve"> days</w:t>
      </w:r>
      <w:r w:rsidR="009E7348" w:rsidRPr="00382E66">
        <w:rPr>
          <w:rFonts w:ascii="Gotham Book" w:hAnsi="Gotham Book"/>
        </w:rPr>
        <w:t xml:space="preserve"> unused holiday entitlement forward to </w:t>
      </w:r>
      <w:r w:rsidR="00802A33" w:rsidRPr="00382E66">
        <w:rPr>
          <w:rFonts w:ascii="Gotham Book" w:hAnsi="Gotham Book"/>
        </w:rPr>
        <w:t>the</w:t>
      </w:r>
      <w:r w:rsidR="00214AB5" w:rsidRPr="00382E66">
        <w:rPr>
          <w:rFonts w:ascii="Gotham Book" w:hAnsi="Gotham Book"/>
        </w:rPr>
        <w:t xml:space="preserve"> subsequent Holiday Yea</w:t>
      </w:r>
      <w:r w:rsidR="00382E66">
        <w:rPr>
          <w:rFonts w:ascii="Gotham Book" w:hAnsi="Gotham Book"/>
        </w:rPr>
        <w:t>r, which must be used within the first three months of the subsequent Holiday Year or such entitlement shall be lost</w:t>
      </w:r>
      <w:commentRangeEnd w:id="40"/>
      <w:r w:rsidR="00382E66" w:rsidRPr="008E7200">
        <w:rPr>
          <w:rStyle w:val="CommentReference"/>
          <w:rFonts w:ascii="Gotham Book" w:hAnsi="Gotham Book"/>
          <w:sz w:val="20"/>
          <w:szCs w:val="20"/>
        </w:rPr>
        <w:commentReference w:id="40"/>
      </w:r>
      <w:r w:rsidR="00210F2C" w:rsidRPr="008E7200">
        <w:rPr>
          <w:rFonts w:ascii="Gotham Book" w:hAnsi="Gotham Book"/>
        </w:rPr>
        <w:t xml:space="preserve">. </w:t>
      </w:r>
      <w:r w:rsidRPr="008E7200">
        <w:rPr>
          <w:rFonts w:ascii="Gotham Book" w:hAnsi="Gotham Book"/>
        </w:rPr>
        <w:t xml:space="preserve">You </w:t>
      </w:r>
      <w:r w:rsidR="009E7348" w:rsidRPr="008E7200">
        <w:rPr>
          <w:rFonts w:ascii="Gotham Book" w:hAnsi="Gotham Book"/>
        </w:rPr>
        <w:t xml:space="preserve">will not be entitled to receive pay in lieu of any unused holiday entitlement save as set out in clause </w:t>
      </w:r>
      <w:r w:rsidR="009E7348" w:rsidRPr="008E7200">
        <w:rPr>
          <w:rFonts w:ascii="Gotham Book" w:hAnsi="Gotham Book"/>
        </w:rPr>
        <w:fldChar w:fldCharType="begin"/>
      </w:r>
      <w:r w:rsidR="009E7348" w:rsidRPr="008E7200">
        <w:rPr>
          <w:rFonts w:ascii="Gotham Book" w:hAnsi="Gotham Book"/>
        </w:rPr>
        <w:instrText xml:space="preserve"> REF _Ref269993462 \r \h  \* MERGEFORMAT </w:instrText>
      </w:r>
      <w:r w:rsidR="009E7348" w:rsidRPr="008E7200">
        <w:rPr>
          <w:rFonts w:ascii="Gotham Book" w:hAnsi="Gotham Book"/>
        </w:rPr>
      </w:r>
      <w:r w:rsidR="009E7348" w:rsidRPr="008E7200">
        <w:rPr>
          <w:rFonts w:ascii="Gotham Book" w:hAnsi="Gotham Book"/>
        </w:rPr>
        <w:fldChar w:fldCharType="separate"/>
      </w:r>
      <w:r w:rsidR="00382E66">
        <w:rPr>
          <w:rFonts w:ascii="Gotham Book" w:hAnsi="Gotham Book"/>
        </w:rPr>
        <w:t>5.6</w:t>
      </w:r>
      <w:r w:rsidR="009E7348" w:rsidRPr="008E7200">
        <w:rPr>
          <w:rFonts w:ascii="Gotham Book" w:hAnsi="Gotham Book"/>
        </w:rPr>
        <w:fldChar w:fldCharType="end"/>
      </w:r>
      <w:r w:rsidR="009E7348" w:rsidRPr="008E7200">
        <w:rPr>
          <w:rFonts w:ascii="Gotham Book" w:hAnsi="Gotham Book"/>
        </w:rPr>
        <w:t xml:space="preserve"> below.</w:t>
      </w:r>
    </w:p>
    <w:p w14:paraId="33C18D8B" w14:textId="77777777" w:rsidR="009E7348" w:rsidRPr="008E7200" w:rsidRDefault="009E7348" w:rsidP="009E7348">
      <w:pPr>
        <w:pStyle w:val="Level2"/>
        <w:numPr>
          <w:ilvl w:val="1"/>
          <w:numId w:val="1"/>
        </w:numPr>
        <w:spacing w:after="210"/>
        <w:rPr>
          <w:rFonts w:ascii="Gotham Book" w:hAnsi="Gotham Book"/>
        </w:rPr>
      </w:pPr>
      <w:bookmarkStart w:id="41" w:name="_Ref233706565"/>
      <w:r w:rsidRPr="008E7200">
        <w:rPr>
          <w:rFonts w:ascii="Gotham Book" w:hAnsi="Gotham Book"/>
        </w:rPr>
        <w:t xml:space="preserve">If </w:t>
      </w:r>
      <w:r w:rsidR="009A440D" w:rsidRPr="008E7200">
        <w:rPr>
          <w:rFonts w:ascii="Gotham Book" w:hAnsi="Gotham Book"/>
        </w:rPr>
        <w:t>you start</w:t>
      </w:r>
      <w:r w:rsidR="00292446" w:rsidRPr="008E7200">
        <w:rPr>
          <w:rFonts w:ascii="Gotham Book" w:hAnsi="Gotham Book"/>
        </w:rPr>
        <w:t xml:space="preserve"> or leave your </w:t>
      </w:r>
      <w:r w:rsidRPr="008E7200">
        <w:rPr>
          <w:rFonts w:ascii="Gotham Book" w:hAnsi="Gotham Book"/>
        </w:rPr>
        <w:t>employm</w:t>
      </w:r>
      <w:r w:rsidR="00292446" w:rsidRPr="008E7200">
        <w:rPr>
          <w:rFonts w:ascii="Gotham Book" w:hAnsi="Gotham Book"/>
        </w:rPr>
        <w:t xml:space="preserve">ent during any Holiday Year your </w:t>
      </w:r>
      <w:r w:rsidRPr="008E7200">
        <w:rPr>
          <w:rFonts w:ascii="Gotham Book" w:hAnsi="Gotham Book"/>
        </w:rPr>
        <w:t>holiday entitlement in respect of that Holiday Year will be calculated at the rate of 1/12th of the annual entitlement for each completed month of service.</w:t>
      </w:r>
      <w:bookmarkEnd w:id="41"/>
    </w:p>
    <w:p w14:paraId="235FEE88" w14:textId="77777777" w:rsidR="009E7348" w:rsidRPr="008E7200" w:rsidRDefault="009E7348" w:rsidP="009E7348">
      <w:pPr>
        <w:pStyle w:val="Level2"/>
        <w:numPr>
          <w:ilvl w:val="1"/>
          <w:numId w:val="1"/>
        </w:numPr>
        <w:spacing w:after="210"/>
        <w:rPr>
          <w:rFonts w:ascii="Gotham Book" w:hAnsi="Gotham Book"/>
        </w:rPr>
      </w:pPr>
      <w:bookmarkStart w:id="42" w:name="_Ref269993462"/>
      <w:bookmarkStart w:id="43" w:name="_Ref233706512"/>
      <w:r w:rsidRPr="008E7200">
        <w:rPr>
          <w:rFonts w:ascii="Gotham Book" w:hAnsi="Gotham Book"/>
        </w:rPr>
        <w:t xml:space="preserve">Upon termination of </w:t>
      </w:r>
      <w:r w:rsidR="00292446" w:rsidRPr="008E7200">
        <w:rPr>
          <w:rFonts w:ascii="Gotham Book" w:hAnsi="Gotham Book"/>
        </w:rPr>
        <w:t xml:space="preserve">your </w:t>
      </w:r>
      <w:r w:rsidRPr="008E7200">
        <w:rPr>
          <w:rFonts w:ascii="Gotham Book" w:hAnsi="Gotham Book"/>
        </w:rPr>
        <w:t xml:space="preserve">employment </w:t>
      </w:r>
      <w:r w:rsidR="00292446" w:rsidRPr="008E7200">
        <w:rPr>
          <w:rFonts w:ascii="Gotham Book" w:hAnsi="Gotham Book"/>
        </w:rPr>
        <w:t xml:space="preserve">you </w:t>
      </w:r>
      <w:r w:rsidRPr="008E7200">
        <w:rPr>
          <w:rFonts w:ascii="Gotham Book" w:hAnsi="Gotham Book"/>
        </w:rPr>
        <w:t xml:space="preserve">will either be entitled to receive pay in lieu of any unused holiday entitlement or be required to repay to the </w:t>
      </w:r>
      <w:r w:rsidR="009A440D" w:rsidRPr="008E7200">
        <w:rPr>
          <w:rFonts w:ascii="Gotham Book" w:hAnsi="Gotham Book"/>
        </w:rPr>
        <w:t xml:space="preserve">Company </w:t>
      </w:r>
      <w:r w:rsidRPr="008E7200">
        <w:rPr>
          <w:rFonts w:ascii="Gotham Book" w:hAnsi="Gotham Book"/>
        </w:rPr>
        <w:t xml:space="preserve">any holiday pay received for holiday taken in excess of </w:t>
      </w:r>
      <w:r w:rsidR="00292446" w:rsidRPr="008E7200">
        <w:rPr>
          <w:rFonts w:ascii="Gotham Book" w:hAnsi="Gotham Book"/>
        </w:rPr>
        <w:t xml:space="preserve">your </w:t>
      </w:r>
      <w:r w:rsidRPr="008E7200">
        <w:rPr>
          <w:rFonts w:ascii="Gotham Book" w:hAnsi="Gotham Book"/>
        </w:rPr>
        <w:t>entitlement.</w:t>
      </w:r>
      <w:r w:rsidR="008E7200" w:rsidRPr="008E7200">
        <w:rPr>
          <w:rFonts w:ascii="Gotham Book" w:hAnsi="Gotham Book"/>
        </w:rPr>
        <w:t xml:space="preserve"> </w:t>
      </w:r>
      <w:r w:rsidRPr="008E7200">
        <w:rPr>
          <w:rFonts w:ascii="Gotham Book" w:hAnsi="Gotham Book"/>
        </w:rPr>
        <w:t xml:space="preserve">Any sums so due may be deducted from any money owing to </w:t>
      </w:r>
      <w:r w:rsidR="00292446" w:rsidRPr="008E7200">
        <w:rPr>
          <w:rFonts w:ascii="Gotham Book" w:hAnsi="Gotham Book"/>
        </w:rPr>
        <w:t>you</w:t>
      </w:r>
      <w:r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 xml:space="preserve">reserves the right to require </w:t>
      </w:r>
      <w:r w:rsidR="00292446" w:rsidRPr="008E7200">
        <w:rPr>
          <w:rFonts w:ascii="Gotham Book" w:hAnsi="Gotham Book"/>
        </w:rPr>
        <w:t xml:space="preserve">you </w:t>
      </w:r>
      <w:r w:rsidRPr="008E7200">
        <w:rPr>
          <w:rFonts w:ascii="Gotham Book" w:hAnsi="Gotham Book"/>
        </w:rPr>
        <w:t xml:space="preserve">to take any unused holiday entitlement during </w:t>
      </w:r>
      <w:r w:rsidR="00292446" w:rsidRPr="008E7200">
        <w:rPr>
          <w:rFonts w:ascii="Gotham Book" w:hAnsi="Gotham Book"/>
        </w:rPr>
        <w:t xml:space="preserve">your </w:t>
      </w:r>
      <w:r w:rsidRPr="008E7200">
        <w:rPr>
          <w:rFonts w:ascii="Gotham Book" w:hAnsi="Gotham Book"/>
        </w:rPr>
        <w:t>notice period.</w:t>
      </w:r>
      <w:bookmarkEnd w:id="42"/>
    </w:p>
    <w:bookmarkEnd w:id="43"/>
    <w:p w14:paraId="324E9380"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For the purpose of calculating any holiday pay due to</w:t>
      </w:r>
      <w:r w:rsidR="00292446" w:rsidRPr="008E7200">
        <w:rPr>
          <w:rFonts w:ascii="Gotham Book" w:hAnsi="Gotham Book"/>
        </w:rPr>
        <w:t xml:space="preserve"> you </w:t>
      </w:r>
      <w:r w:rsidRPr="008E7200">
        <w:rPr>
          <w:rFonts w:ascii="Gotham Book" w:hAnsi="Gotham Book"/>
        </w:rPr>
        <w:t xml:space="preserve">or owed to the </w:t>
      </w:r>
      <w:r w:rsidR="009A440D" w:rsidRPr="008E7200">
        <w:rPr>
          <w:rFonts w:ascii="Gotham Book" w:hAnsi="Gotham Book"/>
        </w:rPr>
        <w:t xml:space="preserve">Company </w:t>
      </w:r>
      <w:r w:rsidRPr="008E7200">
        <w:rPr>
          <w:rFonts w:ascii="Gotham Book" w:hAnsi="Gotham Book"/>
        </w:rPr>
        <w:t xml:space="preserve">in accordance with clause </w:t>
      </w:r>
      <w:r w:rsidRPr="008E7200">
        <w:rPr>
          <w:rFonts w:ascii="Gotham Book" w:hAnsi="Gotham Book"/>
        </w:rPr>
        <w:fldChar w:fldCharType="begin"/>
      </w:r>
      <w:r w:rsidRPr="008E7200">
        <w:rPr>
          <w:rFonts w:ascii="Gotham Book" w:hAnsi="Gotham Book"/>
        </w:rPr>
        <w:instrText xml:space="preserve"> REF _Ref269993462 \r \h  \* MERGEFORMAT </w:instrText>
      </w:r>
      <w:r w:rsidRPr="008E7200">
        <w:rPr>
          <w:rFonts w:ascii="Gotham Book" w:hAnsi="Gotham Book"/>
        </w:rPr>
      </w:r>
      <w:r w:rsidRPr="008E7200">
        <w:rPr>
          <w:rFonts w:ascii="Gotham Book" w:hAnsi="Gotham Book"/>
        </w:rPr>
        <w:fldChar w:fldCharType="separate"/>
      </w:r>
      <w:r w:rsidR="00382E66">
        <w:rPr>
          <w:rFonts w:ascii="Gotham Book" w:hAnsi="Gotham Book"/>
        </w:rPr>
        <w:t>5.6</w:t>
      </w:r>
      <w:r w:rsidRPr="008E7200">
        <w:rPr>
          <w:rFonts w:ascii="Gotham Book" w:hAnsi="Gotham Book"/>
        </w:rPr>
        <w:fldChar w:fldCharType="end"/>
      </w:r>
      <w:r w:rsidRPr="008E7200">
        <w:rPr>
          <w:rFonts w:ascii="Gotham Book" w:hAnsi="Gotham Book"/>
        </w:rPr>
        <w:t xml:space="preserve"> above, one day’s holiday pay shall be equal to 1/260</w:t>
      </w:r>
      <w:r w:rsidRPr="008E7200">
        <w:rPr>
          <w:rFonts w:ascii="Gotham Book" w:hAnsi="Gotham Book"/>
          <w:vertAlign w:val="superscript"/>
        </w:rPr>
        <w:t>th</w:t>
      </w:r>
      <w:r w:rsidRPr="008E7200">
        <w:rPr>
          <w:rFonts w:ascii="Gotham Book" w:hAnsi="Gotham Book"/>
        </w:rPr>
        <w:t xml:space="preserve"> of your annual salary.</w:t>
      </w:r>
    </w:p>
    <w:p w14:paraId="0B7D62E8" w14:textId="77777777" w:rsidR="009E7348" w:rsidRPr="008E7200" w:rsidRDefault="009E7348" w:rsidP="009E7348">
      <w:pPr>
        <w:pStyle w:val="Level1"/>
        <w:numPr>
          <w:ilvl w:val="0"/>
          <w:numId w:val="1"/>
        </w:numPr>
        <w:spacing w:after="210"/>
        <w:rPr>
          <w:rFonts w:ascii="Gotham Book" w:hAnsi="Gotham Book"/>
          <w:b/>
        </w:rPr>
      </w:pPr>
      <w:bookmarkStart w:id="44" w:name="_Ref70000000"/>
      <w:r w:rsidRPr="008E7200">
        <w:rPr>
          <w:rFonts w:ascii="Gotham Book" w:hAnsi="Gotham Book"/>
          <w:b/>
        </w:rPr>
        <w:t>SICK PAY</w:t>
      </w:r>
      <w:bookmarkEnd w:id="44"/>
    </w:p>
    <w:p w14:paraId="644803BE"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w:t>
      </w:r>
      <w:r w:rsidR="00840F3E" w:rsidRPr="008E7200">
        <w:rPr>
          <w:rFonts w:ascii="Gotham Book" w:hAnsi="Gotham Book"/>
        </w:rPr>
        <w:t xml:space="preserve">you are </w:t>
      </w:r>
      <w:r w:rsidRPr="008E7200">
        <w:rPr>
          <w:rFonts w:ascii="Gotham Book" w:hAnsi="Gotham Book"/>
        </w:rPr>
        <w:t>absent from work due to sickness or injury and</w:t>
      </w:r>
      <w:r w:rsidR="00840F3E" w:rsidRPr="008E7200">
        <w:rPr>
          <w:rFonts w:ascii="Gotham Book" w:hAnsi="Gotham Book"/>
        </w:rPr>
        <w:t xml:space="preserve"> you comply </w:t>
      </w:r>
      <w:r w:rsidRPr="008E7200">
        <w:rPr>
          <w:rFonts w:ascii="Gotham Book" w:hAnsi="Gotham Book"/>
        </w:rPr>
        <w:t>with the Company’s requirements regarding notificatio</w:t>
      </w:r>
      <w:r w:rsidRPr="00382E66">
        <w:rPr>
          <w:rFonts w:ascii="Gotham Book" w:hAnsi="Gotham Book"/>
        </w:rPr>
        <w:t>n of absence in</w:t>
      </w:r>
      <w:r w:rsidR="008F730D" w:rsidRPr="00382E66">
        <w:rPr>
          <w:rFonts w:ascii="Gotham Book" w:hAnsi="Gotham Book"/>
        </w:rPr>
        <w:t xml:space="preserve"> clause</w:t>
      </w:r>
      <w:r w:rsidR="00382E66">
        <w:rPr>
          <w:rFonts w:ascii="Gotham Book" w:hAnsi="Gotham Book"/>
        </w:rPr>
        <w:t xml:space="preserve"> 14</w:t>
      </w:r>
      <w:r w:rsidRPr="00382E66">
        <w:rPr>
          <w:rFonts w:ascii="Gotham Book" w:hAnsi="Gotham Book"/>
        </w:rPr>
        <w:t xml:space="preserve">, </w:t>
      </w:r>
      <w:commentRangeStart w:id="45"/>
      <w:r w:rsidR="00252B5F" w:rsidRPr="00382E66">
        <w:rPr>
          <w:rFonts w:ascii="Gotham Book" w:hAnsi="Gotham Book"/>
        </w:rPr>
        <w:t>you will be paid Statutory Sick Pay (</w:t>
      </w:r>
      <w:r w:rsidR="000A3225" w:rsidRPr="00382E66">
        <w:rPr>
          <w:rFonts w:ascii="Gotham Book" w:hAnsi="Gotham Book"/>
        </w:rPr>
        <w:t>‘</w:t>
      </w:r>
      <w:r w:rsidR="00252B5F" w:rsidRPr="00382E66">
        <w:rPr>
          <w:rFonts w:ascii="Gotham Book" w:hAnsi="Gotham Book"/>
          <w:b/>
          <w:bCs/>
        </w:rPr>
        <w:t>SSP</w:t>
      </w:r>
      <w:r w:rsidR="000A3225" w:rsidRPr="00382E66">
        <w:rPr>
          <w:rFonts w:ascii="Gotham Book" w:hAnsi="Gotham Book"/>
        </w:rPr>
        <w:t>’</w:t>
      </w:r>
      <w:r w:rsidR="00252B5F" w:rsidRPr="00382E66">
        <w:rPr>
          <w:rFonts w:ascii="Gotham Book" w:hAnsi="Gotham Book"/>
        </w:rPr>
        <w:t>) in accordance with the provisions of the Social Security Contributions and Benefits Act 1992</w:t>
      </w:r>
      <w:commentRangeEnd w:id="45"/>
      <w:r w:rsidR="008C38C8" w:rsidRPr="00382E66">
        <w:rPr>
          <w:rStyle w:val="CommentReference"/>
          <w:rFonts w:ascii="Gotham Book" w:hAnsi="Gotham Book"/>
          <w:sz w:val="20"/>
          <w:szCs w:val="20"/>
        </w:rPr>
        <w:commentReference w:id="45"/>
      </w:r>
      <w:r w:rsidR="00840F3E" w:rsidRPr="00382E66">
        <w:rPr>
          <w:rFonts w:ascii="Gotham Book" w:hAnsi="Gotham Book"/>
        </w:rPr>
        <w:t>.</w:t>
      </w:r>
      <w:r w:rsidR="008E7200" w:rsidRPr="008E7200">
        <w:rPr>
          <w:rFonts w:ascii="Gotham Book" w:hAnsi="Gotham Book"/>
        </w:rPr>
        <w:t xml:space="preserve"> </w:t>
      </w:r>
      <w:r w:rsidR="00840F3E" w:rsidRPr="008E7200">
        <w:rPr>
          <w:rFonts w:ascii="Gotham Book" w:hAnsi="Gotham Book"/>
        </w:rPr>
        <w:t xml:space="preserve">For SSP purposes your </w:t>
      </w:r>
      <w:r w:rsidRPr="008E7200">
        <w:rPr>
          <w:rFonts w:ascii="Gotham Book" w:hAnsi="Gotham Book"/>
        </w:rPr>
        <w:t>qualifying days are Monday to Friday.</w:t>
      </w:r>
      <w:r w:rsidR="00E87FA7" w:rsidRPr="008E7200">
        <w:rPr>
          <w:rFonts w:ascii="Gotham Book" w:hAnsi="Gotham Book"/>
        </w:rPr>
        <w:t xml:space="preserve"> </w:t>
      </w:r>
    </w:p>
    <w:p w14:paraId="39C48955" w14:textId="77777777" w:rsidR="00220FBE"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 xml:space="preserve">reserves the right to require </w:t>
      </w:r>
      <w:r w:rsidR="00840F3E" w:rsidRPr="008E7200">
        <w:rPr>
          <w:rFonts w:ascii="Gotham Book" w:hAnsi="Gotham Book"/>
        </w:rPr>
        <w:t xml:space="preserve">you </w:t>
      </w:r>
      <w:r w:rsidRPr="008E7200">
        <w:rPr>
          <w:rFonts w:ascii="Gotham Book" w:hAnsi="Gotham Book"/>
        </w:rPr>
        <w:t>to be medically examined at any time by an independent doctor at its expense.</w:t>
      </w:r>
    </w:p>
    <w:p w14:paraId="43D55EA4" w14:textId="77777777" w:rsidR="00220FBE" w:rsidRPr="008E7200" w:rsidRDefault="00220FBE" w:rsidP="00CA4BEC">
      <w:pPr>
        <w:pStyle w:val="Level1"/>
        <w:rPr>
          <w:rFonts w:ascii="Gotham Book" w:hAnsi="Gotham Book"/>
          <w:b/>
        </w:rPr>
      </w:pPr>
      <w:r w:rsidRPr="008E7200">
        <w:rPr>
          <w:rFonts w:ascii="Gotham Book" w:hAnsi="Gotham Book"/>
          <w:b/>
        </w:rPr>
        <w:t>OTHER PAID LEAVE</w:t>
      </w:r>
    </w:p>
    <w:p w14:paraId="6B9C8E78" w14:textId="77777777" w:rsidR="00220FBE" w:rsidRPr="008E7200" w:rsidRDefault="00220FBE" w:rsidP="00220FBE">
      <w:pPr>
        <w:pStyle w:val="Level2"/>
        <w:rPr>
          <w:rFonts w:ascii="Gotham Book" w:hAnsi="Gotham Book"/>
          <w:lang w:val="en-US"/>
        </w:rPr>
      </w:pPr>
      <w:r w:rsidRPr="008E7200">
        <w:rPr>
          <w:rFonts w:ascii="Gotham Book" w:hAnsi="Gotham Book"/>
          <w:lang w:val="en-US"/>
        </w:rPr>
        <w:t>You may be eligible to take the following types of paid leave, subject to any statutory eligibility requirements or conditions and the Company’s rules applicable to each type of leave in force from time to time:</w:t>
      </w:r>
    </w:p>
    <w:p w14:paraId="70128A13" w14:textId="77777777" w:rsidR="00220FBE" w:rsidRPr="008E7200" w:rsidRDefault="00220FBE" w:rsidP="00220FBE">
      <w:pPr>
        <w:pStyle w:val="Level3"/>
        <w:numPr>
          <w:ilvl w:val="2"/>
          <w:numId w:val="1"/>
        </w:numPr>
        <w:spacing w:after="210"/>
        <w:rPr>
          <w:rFonts w:ascii="Gotham Book" w:hAnsi="Gotham Book"/>
          <w:lang w:val="en-US"/>
        </w:rPr>
      </w:pPr>
      <w:r w:rsidRPr="008E7200">
        <w:rPr>
          <w:rFonts w:ascii="Gotham Book" w:hAnsi="Gotham Book"/>
          <w:lang w:val="en-US"/>
        </w:rPr>
        <w:t>statutory maternity leave;</w:t>
      </w:r>
    </w:p>
    <w:p w14:paraId="1247FE1B" w14:textId="77777777" w:rsidR="00220FBE" w:rsidRPr="008E7200" w:rsidRDefault="00220FBE" w:rsidP="00220FBE">
      <w:pPr>
        <w:pStyle w:val="Level3"/>
        <w:numPr>
          <w:ilvl w:val="2"/>
          <w:numId w:val="1"/>
        </w:numPr>
        <w:spacing w:after="210"/>
        <w:rPr>
          <w:rFonts w:ascii="Gotham Book" w:hAnsi="Gotham Book"/>
          <w:lang w:val="en-US"/>
        </w:rPr>
      </w:pPr>
      <w:r w:rsidRPr="008E7200">
        <w:rPr>
          <w:rFonts w:ascii="Gotham Book" w:hAnsi="Gotham Book"/>
          <w:lang w:val="en-US"/>
        </w:rPr>
        <w:t>statutory paternity leave;</w:t>
      </w:r>
    </w:p>
    <w:p w14:paraId="6EEC0761" w14:textId="77777777" w:rsidR="00220FBE" w:rsidRPr="008E7200" w:rsidRDefault="00220FBE" w:rsidP="00220FBE">
      <w:pPr>
        <w:pStyle w:val="Level3"/>
        <w:numPr>
          <w:ilvl w:val="2"/>
          <w:numId w:val="1"/>
        </w:numPr>
        <w:spacing w:after="210"/>
        <w:rPr>
          <w:rFonts w:ascii="Gotham Book" w:hAnsi="Gotham Book"/>
          <w:lang w:val="en-US"/>
        </w:rPr>
      </w:pPr>
      <w:r w:rsidRPr="008E7200">
        <w:rPr>
          <w:rFonts w:ascii="Gotham Book" w:hAnsi="Gotham Book"/>
          <w:lang w:val="en-US"/>
        </w:rPr>
        <w:t>statutory adoption leave;</w:t>
      </w:r>
    </w:p>
    <w:p w14:paraId="6FE40F91" w14:textId="77777777" w:rsidR="00220FBE" w:rsidRPr="008E7200" w:rsidRDefault="00220FBE" w:rsidP="00220FBE">
      <w:pPr>
        <w:pStyle w:val="Level3"/>
        <w:numPr>
          <w:ilvl w:val="2"/>
          <w:numId w:val="1"/>
        </w:numPr>
        <w:spacing w:after="210"/>
        <w:rPr>
          <w:rFonts w:ascii="Gotham Book" w:hAnsi="Gotham Book"/>
          <w:lang w:val="en-US"/>
        </w:rPr>
      </w:pPr>
      <w:r w:rsidRPr="008E7200">
        <w:rPr>
          <w:rFonts w:ascii="Gotham Book" w:hAnsi="Gotham Book"/>
          <w:lang w:val="en-US"/>
        </w:rPr>
        <w:t xml:space="preserve">shared parental leave; </w:t>
      </w:r>
      <w:r w:rsidR="00B4322E" w:rsidRPr="008E7200">
        <w:rPr>
          <w:rFonts w:ascii="Gotham Book" w:hAnsi="Gotham Book"/>
          <w:lang w:val="en-US"/>
        </w:rPr>
        <w:t>and</w:t>
      </w:r>
    </w:p>
    <w:p w14:paraId="1B362D22" w14:textId="77777777" w:rsidR="00220FBE" w:rsidRPr="008E7200" w:rsidRDefault="00B4322E" w:rsidP="00B4322E">
      <w:pPr>
        <w:pStyle w:val="Level3"/>
        <w:numPr>
          <w:ilvl w:val="2"/>
          <w:numId w:val="1"/>
        </w:numPr>
        <w:spacing w:after="210"/>
        <w:rPr>
          <w:rFonts w:ascii="Gotham Book" w:hAnsi="Gotham Book"/>
          <w:lang w:val="en-US"/>
        </w:rPr>
      </w:pPr>
      <w:r w:rsidRPr="008E7200">
        <w:rPr>
          <w:rFonts w:ascii="Gotham Book" w:hAnsi="Gotham Book"/>
          <w:lang w:val="en-US"/>
        </w:rPr>
        <w:lastRenderedPageBreak/>
        <w:t xml:space="preserve">statutory </w:t>
      </w:r>
      <w:r w:rsidR="00220FBE" w:rsidRPr="008E7200">
        <w:rPr>
          <w:rFonts w:ascii="Gotham Book" w:hAnsi="Gotham Book"/>
          <w:lang w:val="en-US"/>
        </w:rPr>
        <w:t>parental bereavement leave</w:t>
      </w:r>
      <w:r w:rsidRPr="008E7200">
        <w:rPr>
          <w:rFonts w:ascii="Gotham Book" w:hAnsi="Gotham Book"/>
          <w:lang w:val="en-US"/>
        </w:rPr>
        <w:t>.</w:t>
      </w:r>
    </w:p>
    <w:p w14:paraId="086E23C8" w14:textId="6B45C119" w:rsidR="00B976F9" w:rsidRPr="008E7200" w:rsidRDefault="00B976F9" w:rsidP="00B976F9">
      <w:pPr>
        <w:pStyle w:val="Level2"/>
        <w:rPr>
          <w:rFonts w:ascii="Gotham Book" w:hAnsi="Gotham Book"/>
          <w:lang w:val="en-US"/>
        </w:rPr>
      </w:pPr>
      <w:r w:rsidRPr="008E7200">
        <w:rPr>
          <w:rFonts w:ascii="Gotham Book" w:hAnsi="Gotham Book"/>
          <w:lang w:val="en-US"/>
        </w:rPr>
        <w:t xml:space="preserve">Further details of such leave and pay during such leave are available from </w:t>
      </w:r>
      <w:r w:rsidR="004A32B1">
        <w:rPr>
          <w:rFonts w:ascii="Gotham Book" w:hAnsi="Gotham Book"/>
          <w:lang w:val="en-US"/>
        </w:rPr>
        <w:t>Couch Heroes Company Handbook.</w:t>
      </w:r>
    </w:p>
    <w:p w14:paraId="045F6C81" w14:textId="77777777" w:rsidR="00220FBE" w:rsidRPr="008E7200" w:rsidRDefault="00220FBE" w:rsidP="00220FBE">
      <w:pPr>
        <w:pStyle w:val="Level2"/>
        <w:rPr>
          <w:rFonts w:ascii="Gotham Book" w:hAnsi="Gotham Book"/>
          <w:lang w:val="en-US"/>
        </w:rPr>
      </w:pPr>
      <w:r w:rsidRPr="008E7200">
        <w:rPr>
          <w:rFonts w:ascii="Gotham Book" w:hAnsi="Gotham Book"/>
          <w:lang w:val="en-US"/>
        </w:rPr>
        <w:t xml:space="preserve">The Company may replace or amend its policies (if any) on any of the above types of leave at any time. </w:t>
      </w:r>
    </w:p>
    <w:p w14:paraId="5BD230DB" w14:textId="77777777" w:rsidR="00220FBE" w:rsidRPr="008E7200" w:rsidRDefault="00220FBE" w:rsidP="00CA4BEC">
      <w:pPr>
        <w:pStyle w:val="Level1"/>
        <w:keepNext/>
        <w:ind w:left="851" w:hanging="851"/>
        <w:rPr>
          <w:rFonts w:ascii="Gotham Book" w:hAnsi="Gotham Book"/>
          <w:b/>
        </w:rPr>
      </w:pPr>
      <w:r w:rsidRPr="008E7200">
        <w:rPr>
          <w:rStyle w:val="Level1asheadingtext"/>
          <w:rFonts w:ascii="Gotham Book" w:hAnsi="Gotham Book"/>
          <w:b/>
        </w:rPr>
        <w:t>TRAINING</w:t>
      </w:r>
    </w:p>
    <w:p w14:paraId="29A930E7" w14:textId="77777777" w:rsidR="00B976F9" w:rsidRPr="008E7200" w:rsidRDefault="00B976F9" w:rsidP="008C38C8">
      <w:pPr>
        <w:pStyle w:val="Level2"/>
        <w:numPr>
          <w:ilvl w:val="0"/>
          <w:numId w:val="0"/>
        </w:numPr>
        <w:spacing w:after="210"/>
        <w:ind w:left="851"/>
        <w:rPr>
          <w:rFonts w:ascii="Gotham Book" w:hAnsi="Gotham Book"/>
        </w:rPr>
      </w:pPr>
      <w:r w:rsidRPr="008E7200">
        <w:rPr>
          <w:rFonts w:ascii="Gotham Book" w:hAnsi="Gotham Book"/>
        </w:rPr>
        <w:t>No formal training will be provided to you during your employment</w:t>
      </w:r>
      <w:r w:rsidR="008C38C8">
        <w:rPr>
          <w:rFonts w:ascii="Gotham Book" w:hAnsi="Gotham Book"/>
        </w:rPr>
        <w:t xml:space="preserve">. </w:t>
      </w:r>
      <w:commentRangeStart w:id="46"/>
      <w:r w:rsidR="008C38C8">
        <w:rPr>
          <w:rFonts w:ascii="Gotham Book" w:hAnsi="Gotham Book"/>
        </w:rPr>
        <w:t>However, you agree to undertake such training as reasonably required by the Company from time to time at the Company’s expense</w:t>
      </w:r>
      <w:commentRangeEnd w:id="46"/>
      <w:r w:rsidR="008C38C8">
        <w:rPr>
          <w:rStyle w:val="CommentReference"/>
          <w:rFonts w:ascii="Gotham Book" w:hAnsi="Gotham Book"/>
          <w:sz w:val="20"/>
          <w:szCs w:val="20"/>
        </w:rPr>
        <w:commentReference w:id="46"/>
      </w:r>
      <w:r w:rsidR="008C38C8">
        <w:rPr>
          <w:rFonts w:ascii="Gotham Book" w:hAnsi="Gotham Book"/>
        </w:rPr>
        <w:t>.</w:t>
      </w:r>
    </w:p>
    <w:p w14:paraId="5AC5E49C" w14:textId="77777777" w:rsidR="009E7348" w:rsidRPr="008E7200" w:rsidRDefault="00220FBE" w:rsidP="002F7885">
      <w:pPr>
        <w:pStyle w:val="Body"/>
        <w:jc w:val="center"/>
        <w:rPr>
          <w:rFonts w:ascii="Gotham Book" w:hAnsi="Gotham Book"/>
          <w:u w:val="single"/>
        </w:rPr>
      </w:pPr>
      <w:r w:rsidRPr="008E7200">
        <w:rPr>
          <w:rFonts w:ascii="Gotham Book" w:hAnsi="Gotham Book"/>
        </w:rPr>
        <w:br w:type="page"/>
      </w:r>
      <w:bookmarkStart w:id="47" w:name="_Ref70000001"/>
      <w:bookmarkEnd w:id="47"/>
      <w:r w:rsidR="00136CF0" w:rsidRPr="008E7200">
        <w:rPr>
          <w:rFonts w:ascii="Gotham Book" w:hAnsi="Gotham Book"/>
          <w:u w:val="single"/>
        </w:rPr>
        <w:lastRenderedPageBreak/>
        <w:t>YOUR</w:t>
      </w:r>
      <w:r w:rsidR="009E7348" w:rsidRPr="008E7200">
        <w:rPr>
          <w:rFonts w:ascii="Gotham Book" w:hAnsi="Gotham Book"/>
          <w:u w:val="single"/>
        </w:rPr>
        <w:t xml:space="preserve"> OBLIGATIONS</w:t>
      </w:r>
    </w:p>
    <w:p w14:paraId="74E01494" w14:textId="77777777" w:rsidR="009E7348" w:rsidRPr="008E7200" w:rsidRDefault="00136CF0" w:rsidP="00136CF0">
      <w:pPr>
        <w:pStyle w:val="Level1"/>
        <w:rPr>
          <w:rFonts w:ascii="Gotham Book" w:hAnsi="Gotham Book"/>
          <w:b/>
        </w:rPr>
      </w:pPr>
      <w:bookmarkStart w:id="48" w:name="_Ref271034627"/>
      <w:bookmarkStart w:id="49" w:name="_Ref233706583"/>
      <w:r w:rsidRPr="008E7200">
        <w:rPr>
          <w:rFonts w:ascii="Gotham Book" w:hAnsi="Gotham Book"/>
          <w:b/>
        </w:rPr>
        <w:t>CONDITIONS OF EMPLOY</w:t>
      </w:r>
      <w:r w:rsidR="009E7348" w:rsidRPr="008E7200">
        <w:rPr>
          <w:rFonts w:ascii="Gotham Book" w:hAnsi="Gotham Book"/>
          <w:b/>
        </w:rPr>
        <w:t>MENT</w:t>
      </w:r>
    </w:p>
    <w:p w14:paraId="0E19589F" w14:textId="1B7AC2BD" w:rsidR="00483A05" w:rsidRPr="00483A05" w:rsidRDefault="00C9775C" w:rsidP="00483A05">
      <w:pPr>
        <w:pStyle w:val="Level2"/>
        <w:rPr>
          <w:rFonts w:ascii="Gotham Book" w:hAnsi="Gotham Book"/>
        </w:rPr>
      </w:pPr>
      <w:r w:rsidRPr="008E7200">
        <w:rPr>
          <w:rFonts w:ascii="Gotham Book" w:hAnsi="Gotham Book"/>
        </w:rPr>
        <w:t>Your employment shall be conditional on you completing a compliant right to work check on or before your first day of employment. The Company reserves the right to request from you all evidence (including but not limited to visas and passports) of your right to work in the UK, and specifically for the Company, which it deems reasonably necessary to conduct a right to work check and retain copies of such evidence for its records.</w:t>
      </w:r>
    </w:p>
    <w:p w14:paraId="26F279D9" w14:textId="6B42BC17" w:rsidR="00483A05" w:rsidRPr="00DC49C4" w:rsidRDefault="00C9775C" w:rsidP="00DC49C4">
      <w:pPr>
        <w:pStyle w:val="Level2"/>
        <w:rPr>
          <w:rFonts w:ascii="Gotham Book" w:hAnsi="Gotham Book"/>
        </w:rPr>
      </w:pPr>
      <w:r w:rsidRPr="008E7200">
        <w:rPr>
          <w:rFonts w:ascii="Gotham Book" w:hAnsi="Gotham Book"/>
        </w:rPr>
        <w:t xml:space="preserve">Your employment and continued employment with the Company is conditional on </w:t>
      </w:r>
      <w:r w:rsidR="00483A05">
        <w:rPr>
          <w:rFonts w:ascii="Gotham Book" w:hAnsi="Gotham Book"/>
        </w:rPr>
        <w:t xml:space="preserve">you </w:t>
      </w:r>
      <w:r w:rsidRPr="008E7200">
        <w:rPr>
          <w:rFonts w:ascii="Gotham Book" w:hAnsi="Gotham Book"/>
        </w:rPr>
        <w:t>continuing to have the right to work in the UK and specifically for the Company. This right must be documented throughout your employment and the Company reserves the right to request such documentation at any point during your employment.</w:t>
      </w:r>
      <w:r w:rsidR="00DC49C4">
        <w:rPr>
          <w:rFonts w:ascii="Gotham Book" w:hAnsi="Gotham Book"/>
        </w:rPr>
        <w:t xml:space="preserve"> </w:t>
      </w:r>
    </w:p>
    <w:p w14:paraId="4F051C74" w14:textId="77777777" w:rsidR="004813A9" w:rsidRPr="008E7200" w:rsidRDefault="004813A9" w:rsidP="004813A9">
      <w:pPr>
        <w:pStyle w:val="Level1"/>
        <w:rPr>
          <w:rFonts w:ascii="Gotham Book" w:hAnsi="Gotham Book"/>
          <w:b/>
        </w:rPr>
      </w:pPr>
      <w:r w:rsidRPr="008E7200">
        <w:rPr>
          <w:rFonts w:ascii="Gotham Book" w:hAnsi="Gotham Book"/>
          <w:b/>
        </w:rPr>
        <w:t>THE PROBATIONARY PERIOD</w:t>
      </w:r>
    </w:p>
    <w:p w14:paraId="12216B6E" w14:textId="7216D594" w:rsidR="004813A9" w:rsidRPr="008C38C8" w:rsidRDefault="004813A9" w:rsidP="004813A9">
      <w:pPr>
        <w:pStyle w:val="Level2"/>
        <w:numPr>
          <w:ilvl w:val="1"/>
          <w:numId w:val="1"/>
        </w:numPr>
        <w:spacing w:after="210"/>
        <w:rPr>
          <w:rFonts w:ascii="Gotham Book" w:hAnsi="Gotham Book"/>
          <w:bCs/>
        </w:rPr>
      </w:pPr>
      <w:r w:rsidRPr="008C38C8">
        <w:rPr>
          <w:rFonts w:ascii="Gotham Book" w:hAnsi="Gotham Book"/>
          <w:bCs/>
        </w:rPr>
        <w:t xml:space="preserve">The first </w:t>
      </w:r>
      <w:r w:rsidR="004A32B1">
        <w:rPr>
          <w:rFonts w:ascii="Gotham Book" w:hAnsi="Gotham Book"/>
          <w:bCs/>
        </w:rPr>
        <w:t xml:space="preserve">four </w:t>
      </w:r>
      <w:r w:rsidRPr="008C38C8">
        <w:rPr>
          <w:rFonts w:ascii="Gotham Book" w:hAnsi="Gotham Book"/>
          <w:bCs/>
        </w:rPr>
        <w:t>months of your employment will be a probationary period. During the probationary period, your employment may be terminated on</w:t>
      </w:r>
      <w:r w:rsidR="004A32B1">
        <w:rPr>
          <w:rFonts w:ascii="Gotham Book" w:hAnsi="Gotham Book"/>
          <w:bCs/>
        </w:rPr>
        <w:t xml:space="preserve"> 4 weeks </w:t>
      </w:r>
      <w:r w:rsidR="00FF756D" w:rsidRPr="008C38C8">
        <w:rPr>
          <w:rFonts w:ascii="Gotham Book" w:hAnsi="Gotham Book"/>
          <w:bCs/>
        </w:rPr>
        <w:t xml:space="preserve">prior written </w:t>
      </w:r>
      <w:r w:rsidRPr="008C38C8">
        <w:rPr>
          <w:rFonts w:ascii="Gotham Book" w:hAnsi="Gotham Book"/>
          <w:bCs/>
        </w:rPr>
        <w:t xml:space="preserve">notice </w:t>
      </w:r>
      <w:r w:rsidR="00A00C84" w:rsidRPr="008C38C8">
        <w:rPr>
          <w:rFonts w:ascii="Gotham Book" w:hAnsi="Gotham Book"/>
          <w:bCs/>
        </w:rPr>
        <w:t>by the Company</w:t>
      </w:r>
      <w:r w:rsidRPr="008C38C8">
        <w:rPr>
          <w:rFonts w:ascii="Gotham Book" w:hAnsi="Gotham Book"/>
          <w:bCs/>
        </w:rPr>
        <w:t xml:space="preserve"> at any time during or at the end of this period.</w:t>
      </w:r>
    </w:p>
    <w:p w14:paraId="272313E9" w14:textId="6C0C3B3A" w:rsidR="00223A84" w:rsidRPr="008C38C8" w:rsidRDefault="00223A84" w:rsidP="00223A84">
      <w:pPr>
        <w:pStyle w:val="Level2"/>
        <w:numPr>
          <w:ilvl w:val="1"/>
          <w:numId w:val="1"/>
        </w:numPr>
        <w:spacing w:after="210"/>
        <w:rPr>
          <w:rStyle w:val="Level1asheadingtext"/>
          <w:rFonts w:ascii="Gotham Book" w:hAnsi="Gotham Book" w:cs="Verdana"/>
          <w:bCs/>
          <w:caps w:val="0"/>
        </w:rPr>
      </w:pPr>
      <w:r w:rsidRPr="008C38C8">
        <w:rPr>
          <w:rFonts w:ascii="Gotham Book" w:hAnsi="Gotham Book"/>
          <w:bCs/>
        </w:rPr>
        <w:t xml:space="preserve">Following successful completion of your probationary period either party may terminate your employment by giving no less than </w:t>
      </w:r>
      <w:r w:rsidR="004A32B1">
        <w:rPr>
          <w:rFonts w:ascii="Gotham Book" w:hAnsi="Gotham Book"/>
          <w:bCs/>
        </w:rPr>
        <w:t xml:space="preserve">6 months </w:t>
      </w:r>
      <w:r w:rsidRPr="008C38C8">
        <w:rPr>
          <w:rFonts w:ascii="Gotham Book" w:hAnsi="Gotham Book"/>
          <w:bCs/>
        </w:rPr>
        <w:t>notice in writing to the other.</w:t>
      </w:r>
    </w:p>
    <w:p w14:paraId="07BF86EC" w14:textId="77777777" w:rsidR="004813A9" w:rsidRPr="008C38C8" w:rsidRDefault="004813A9" w:rsidP="00D97E0E">
      <w:pPr>
        <w:pStyle w:val="Level2"/>
        <w:numPr>
          <w:ilvl w:val="1"/>
          <w:numId w:val="1"/>
        </w:numPr>
        <w:spacing w:after="210"/>
        <w:rPr>
          <w:rFonts w:ascii="Gotham Book" w:hAnsi="Gotham Book"/>
          <w:bCs/>
        </w:rPr>
      </w:pPr>
      <w:r w:rsidRPr="008C38C8">
        <w:rPr>
          <w:rFonts w:ascii="Gotham Book" w:hAnsi="Gotham Book"/>
          <w:bCs/>
        </w:rPr>
        <w:t>Your performance and suitability for continued employment will be reviewed throu</w:t>
      </w:r>
      <w:r w:rsidR="00DB2D3F" w:rsidRPr="008C38C8">
        <w:rPr>
          <w:rFonts w:ascii="Gotham Book" w:hAnsi="Gotham Book"/>
          <w:bCs/>
        </w:rPr>
        <w:t xml:space="preserve">ghout the probationary period. </w:t>
      </w:r>
      <w:r w:rsidRPr="008C38C8">
        <w:rPr>
          <w:rFonts w:ascii="Gotham Book" w:hAnsi="Gotham Book"/>
          <w:bCs/>
        </w:rPr>
        <w:t xml:space="preserve">The probationary period may be extended if the </w:t>
      </w:r>
      <w:r w:rsidR="00A00C84" w:rsidRPr="008C38C8">
        <w:rPr>
          <w:rFonts w:ascii="Gotham Book" w:hAnsi="Gotham Book"/>
          <w:bCs/>
        </w:rPr>
        <w:t xml:space="preserve">Company </w:t>
      </w:r>
      <w:r w:rsidRPr="008C38C8">
        <w:rPr>
          <w:rFonts w:ascii="Gotham Book" w:hAnsi="Gotham Book"/>
          <w:bCs/>
        </w:rPr>
        <w:t>deems it appropriate.</w:t>
      </w:r>
      <w:r w:rsidR="00223A84" w:rsidRPr="008C38C8">
        <w:rPr>
          <w:rFonts w:ascii="Gotham Book" w:hAnsi="Gotham Book"/>
          <w:bCs/>
        </w:rPr>
        <w:t xml:space="preserve"> </w:t>
      </w:r>
      <w:commentRangeStart w:id="50"/>
      <w:r w:rsidR="00223A84" w:rsidRPr="008C38C8">
        <w:rPr>
          <w:rFonts w:ascii="Gotham Book" w:hAnsi="Gotham Book"/>
          <w:bCs/>
        </w:rPr>
        <w:t>If you have not heard that you have successfully passed your probationary period you should assume that you have not yet successfully passed your probationary period.</w:t>
      </w:r>
      <w:commentRangeEnd w:id="50"/>
      <w:r w:rsidR="003A61AB" w:rsidRPr="008C38C8">
        <w:rPr>
          <w:rStyle w:val="CommentReference"/>
          <w:rFonts w:ascii="Gotham Book" w:hAnsi="Gotham Book"/>
          <w:bCs/>
          <w:sz w:val="20"/>
          <w:szCs w:val="20"/>
        </w:rPr>
        <w:commentReference w:id="50"/>
      </w:r>
    </w:p>
    <w:p w14:paraId="3CB3A6DD"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PLACE OF WORK</w:t>
      </w:r>
    </w:p>
    <w:p w14:paraId="53153C75" w14:textId="6E1EE8E5" w:rsidR="00D33919" w:rsidRPr="008E7200" w:rsidRDefault="00EB7CA1" w:rsidP="00D33919">
      <w:pPr>
        <w:pStyle w:val="Level2"/>
        <w:rPr>
          <w:rFonts w:ascii="Gotham Book" w:hAnsi="Gotham Book"/>
        </w:rPr>
      </w:pPr>
      <w:commentRangeStart w:id="51"/>
      <w:commentRangeStart w:id="52"/>
      <w:r>
        <w:rPr>
          <w:rFonts w:ascii="Gotham Book" w:hAnsi="Gotham Book"/>
        </w:rPr>
        <w:t xml:space="preserve">Your normal place of work shall be </w:t>
      </w:r>
      <w:r w:rsidR="007E3F8D" w:rsidRPr="00E53A5C">
        <w:rPr>
          <w:rFonts w:ascii="Gotham Book" w:hAnsi="Gotham Book"/>
        </w:rPr>
        <w:t>Spaces West Kensington, Avon House, Avonmore Rd, London W14 8TS</w:t>
      </w:r>
      <w:r>
        <w:rPr>
          <w:rFonts w:ascii="Gotham Book" w:hAnsi="Gotham Book"/>
        </w:rPr>
        <w:t>. However, with prior agreement, it is acknowledged that you may also work remotely from time to time.</w:t>
      </w:r>
      <w:commentRangeEnd w:id="51"/>
      <w:r w:rsidR="003A61AB" w:rsidRPr="008E7200">
        <w:rPr>
          <w:rStyle w:val="CommentReference"/>
          <w:rFonts w:ascii="Gotham Book" w:hAnsi="Gotham Book"/>
          <w:sz w:val="20"/>
          <w:szCs w:val="20"/>
        </w:rPr>
        <w:commentReference w:id="51"/>
      </w:r>
      <w:commentRangeEnd w:id="52"/>
      <w:r w:rsidR="00F15E21" w:rsidRPr="008E7200">
        <w:rPr>
          <w:rStyle w:val="CommentReference"/>
          <w:rFonts w:ascii="Gotham Book" w:hAnsi="Gotham Book"/>
          <w:sz w:val="20"/>
          <w:szCs w:val="20"/>
        </w:rPr>
        <w:commentReference w:id="52"/>
      </w:r>
    </w:p>
    <w:p w14:paraId="70BD3BFA" w14:textId="77777777" w:rsidR="009E7348" w:rsidRPr="008E7200" w:rsidRDefault="00840F3E" w:rsidP="009E7348">
      <w:pPr>
        <w:pStyle w:val="Level2"/>
        <w:numPr>
          <w:ilvl w:val="1"/>
          <w:numId w:val="1"/>
        </w:numPr>
        <w:spacing w:after="210"/>
        <w:rPr>
          <w:rFonts w:ascii="Gotham Book" w:hAnsi="Gotham Book"/>
        </w:rPr>
      </w:pPr>
      <w:r w:rsidRPr="008E7200">
        <w:rPr>
          <w:rFonts w:ascii="Gotham Book" w:hAnsi="Gotham Book"/>
        </w:rPr>
        <w:t>T</w:t>
      </w:r>
      <w:r w:rsidR="009E7348" w:rsidRPr="008E7200">
        <w:rPr>
          <w:rFonts w:ascii="Gotham Book" w:hAnsi="Gotham Book"/>
        </w:rPr>
        <w:t xml:space="preserve">he </w:t>
      </w:r>
      <w:r w:rsidR="009A440D" w:rsidRPr="008E7200">
        <w:rPr>
          <w:rFonts w:ascii="Gotham Book" w:hAnsi="Gotham Book"/>
        </w:rPr>
        <w:t xml:space="preserve">Company </w:t>
      </w:r>
      <w:r w:rsidR="009E7348" w:rsidRPr="008E7200">
        <w:rPr>
          <w:rFonts w:ascii="Gotham Book" w:hAnsi="Gotham Book"/>
        </w:rPr>
        <w:t>reserves the right to change</w:t>
      </w:r>
      <w:r w:rsidRPr="008E7200">
        <w:rPr>
          <w:rFonts w:ascii="Gotham Book" w:hAnsi="Gotham Book"/>
        </w:rPr>
        <w:t xml:space="preserve"> your normal place of work </w:t>
      </w:r>
      <w:r w:rsidR="00EB7CA1">
        <w:rPr>
          <w:rFonts w:ascii="Gotham Book" w:hAnsi="Gotham Book"/>
        </w:rPr>
        <w:t>upon reasonable notice to you</w:t>
      </w:r>
      <w:r w:rsidRPr="008E7200">
        <w:rPr>
          <w:rFonts w:ascii="Gotham Book" w:hAnsi="Gotham Book"/>
        </w:rPr>
        <w:t>.</w:t>
      </w:r>
    </w:p>
    <w:p w14:paraId="26B2E01B" w14:textId="77777777" w:rsidR="00166577" w:rsidRPr="008E7200" w:rsidRDefault="00166577" w:rsidP="009E7348">
      <w:pPr>
        <w:pStyle w:val="Level2"/>
        <w:numPr>
          <w:ilvl w:val="1"/>
          <w:numId w:val="1"/>
        </w:numPr>
        <w:spacing w:after="210"/>
        <w:rPr>
          <w:rFonts w:ascii="Gotham Book" w:hAnsi="Gotham Book"/>
        </w:rPr>
      </w:pPr>
      <w:r w:rsidRPr="008E7200">
        <w:rPr>
          <w:rFonts w:ascii="Gotham Book" w:hAnsi="Gotham Book"/>
        </w:rPr>
        <w:t>You may also be required to work in locations other than your normal place of work from time to time for the proper performance of your duties under this contract on reasonable notice from us.</w:t>
      </w:r>
    </w:p>
    <w:p w14:paraId="374C3012" w14:textId="77777777" w:rsidR="009E7348" w:rsidRPr="008E7200" w:rsidRDefault="008C38C8" w:rsidP="009E7348">
      <w:pPr>
        <w:pStyle w:val="Level2"/>
        <w:numPr>
          <w:ilvl w:val="1"/>
          <w:numId w:val="1"/>
        </w:numPr>
        <w:spacing w:after="210"/>
        <w:rPr>
          <w:rFonts w:ascii="Gotham Book" w:hAnsi="Gotham Book"/>
        </w:rPr>
      </w:pPr>
      <w:r>
        <w:rPr>
          <w:rFonts w:ascii="Gotham Book" w:hAnsi="Gotham Book"/>
        </w:rPr>
        <w:t>It is not anticipated that you shall be required to work abroad for a continuous period of one month or more</w:t>
      </w:r>
      <w:r w:rsidR="009E7348" w:rsidRPr="008E7200">
        <w:rPr>
          <w:rFonts w:ascii="Gotham Book" w:hAnsi="Gotham Book"/>
        </w:rPr>
        <w:t>.</w:t>
      </w:r>
    </w:p>
    <w:p w14:paraId="00DCE83A" w14:textId="77777777" w:rsidR="009E7348" w:rsidRPr="008E7200" w:rsidRDefault="00CA4BEC" w:rsidP="009E7348">
      <w:pPr>
        <w:pStyle w:val="Level1"/>
        <w:keepNext/>
        <w:numPr>
          <w:ilvl w:val="0"/>
          <w:numId w:val="1"/>
        </w:numPr>
        <w:spacing w:after="210"/>
        <w:rPr>
          <w:rStyle w:val="Level1asheadingtext"/>
          <w:rFonts w:ascii="Gotham Book" w:hAnsi="Gotham Book"/>
          <w:b/>
        </w:rPr>
      </w:pPr>
      <w:commentRangeStart w:id="53"/>
      <w:r w:rsidRPr="008E7200">
        <w:rPr>
          <w:rStyle w:val="Level1asheadingtext"/>
          <w:rFonts w:ascii="Gotham Book" w:hAnsi="Gotham Book"/>
          <w:b/>
        </w:rPr>
        <w:t>HOURS OF WORK</w:t>
      </w:r>
      <w:commentRangeEnd w:id="53"/>
      <w:r w:rsidR="003A61AB" w:rsidRPr="008E7200">
        <w:rPr>
          <w:rStyle w:val="CommentReference"/>
          <w:rFonts w:ascii="Gotham Book" w:hAnsi="Gotham Book" w:cs="Gotham Medium"/>
          <w:b/>
          <w:caps/>
          <w:sz w:val="20"/>
          <w:szCs w:val="20"/>
        </w:rPr>
        <w:commentReference w:id="53"/>
      </w:r>
    </w:p>
    <w:p w14:paraId="35C5A9B3" w14:textId="3437423C" w:rsidR="009E7348" w:rsidRPr="008E7200" w:rsidRDefault="00840F3E" w:rsidP="009E7348">
      <w:pPr>
        <w:pStyle w:val="Level2"/>
        <w:numPr>
          <w:ilvl w:val="1"/>
          <w:numId w:val="1"/>
        </w:numPr>
        <w:spacing w:after="210"/>
        <w:rPr>
          <w:rFonts w:ascii="Gotham Book" w:hAnsi="Gotham Book"/>
        </w:rPr>
      </w:pPr>
      <w:r w:rsidRPr="008E7200">
        <w:rPr>
          <w:rFonts w:ascii="Gotham Book" w:hAnsi="Gotham Book"/>
        </w:rPr>
        <w:t xml:space="preserve">Your </w:t>
      </w:r>
      <w:r w:rsidR="00802A33" w:rsidRPr="008E7200">
        <w:rPr>
          <w:rFonts w:ascii="Gotham Book" w:hAnsi="Gotham Book"/>
        </w:rPr>
        <w:t xml:space="preserve">normal hours of work are </w:t>
      </w:r>
      <w:r w:rsidR="00E12122" w:rsidRPr="00E12122">
        <w:rPr>
          <w:rFonts w:ascii="Gotham Book" w:hAnsi="Gotham Book"/>
        </w:rPr>
        <w:t xml:space="preserve">from </w:t>
      </w:r>
      <w:r w:rsidR="00E12122" w:rsidRPr="00E12122">
        <w:rPr>
          <w:rFonts w:ascii="Gotham Book" w:hAnsi="Gotham Book"/>
          <w:b/>
          <w:bCs/>
        </w:rPr>
        <w:t>10:00 a.m. to 6:30 p.m. (GMT), Monday to Friday</w:t>
      </w:r>
      <w:r w:rsidR="00E12122" w:rsidRPr="00E12122">
        <w:rPr>
          <w:rFonts w:ascii="Gotham Book" w:hAnsi="Gotham Book"/>
        </w:rPr>
        <w:t>, including</w:t>
      </w:r>
      <w:r w:rsidR="009E7348" w:rsidRPr="008E7200">
        <w:rPr>
          <w:rFonts w:ascii="Gotham Book" w:hAnsi="Gotham Book"/>
        </w:rPr>
        <w:t xml:space="preserve"> a break of </w:t>
      </w:r>
      <w:r w:rsidR="00802A33" w:rsidRPr="008E7200">
        <w:rPr>
          <w:rFonts w:ascii="Gotham Book" w:hAnsi="Gotham Book"/>
        </w:rPr>
        <w:t>half an hour</w:t>
      </w:r>
      <w:r w:rsidR="009E7348" w:rsidRPr="008E7200">
        <w:rPr>
          <w:rFonts w:ascii="Gotham Book" w:hAnsi="Gotham Book"/>
        </w:rPr>
        <w:t xml:space="preserve"> for lunch which must be taken when convenient to t</w:t>
      </w:r>
      <w:r w:rsidRPr="008E7200">
        <w:rPr>
          <w:rFonts w:ascii="Gotham Book" w:hAnsi="Gotham Book"/>
        </w:rPr>
        <w:t>he Company</w:t>
      </w:r>
      <w:r w:rsidR="009E7348" w:rsidRPr="008E7200">
        <w:rPr>
          <w:rFonts w:ascii="Gotham Book" w:hAnsi="Gotham Book"/>
        </w:rPr>
        <w:t>.</w:t>
      </w:r>
    </w:p>
    <w:p w14:paraId="7B0C0D72" w14:textId="77777777" w:rsidR="009E7348" w:rsidRPr="00773E24" w:rsidRDefault="00840F3E" w:rsidP="009E7348">
      <w:pPr>
        <w:pStyle w:val="Level2"/>
        <w:numPr>
          <w:ilvl w:val="1"/>
          <w:numId w:val="1"/>
        </w:numPr>
        <w:spacing w:after="210"/>
        <w:rPr>
          <w:rFonts w:ascii="Gotham Book" w:hAnsi="Gotham Book"/>
        </w:rPr>
      </w:pPr>
      <w:r w:rsidRPr="00EB7CA1">
        <w:rPr>
          <w:rFonts w:ascii="Gotham Book" w:hAnsi="Gotham Book"/>
        </w:rPr>
        <w:t xml:space="preserve">You </w:t>
      </w:r>
      <w:r w:rsidR="009E7348" w:rsidRPr="00EB7CA1">
        <w:rPr>
          <w:rFonts w:ascii="Gotham Book" w:hAnsi="Gotham Book"/>
        </w:rPr>
        <w:t xml:space="preserve">may also be required to work overtime in addition to </w:t>
      </w:r>
      <w:r w:rsidRPr="00EB7CA1">
        <w:rPr>
          <w:rFonts w:ascii="Gotham Book" w:hAnsi="Gotham Book"/>
        </w:rPr>
        <w:t xml:space="preserve">your </w:t>
      </w:r>
      <w:r w:rsidR="009E7348" w:rsidRPr="00EB7CA1">
        <w:rPr>
          <w:rFonts w:ascii="Gotham Book" w:hAnsi="Gotham Book"/>
        </w:rPr>
        <w:t xml:space="preserve">normal hours of work per week if instructed to do so by </w:t>
      </w:r>
      <w:r w:rsidRPr="00EB7CA1">
        <w:rPr>
          <w:rFonts w:ascii="Gotham Book" w:hAnsi="Gotham Book"/>
        </w:rPr>
        <w:t xml:space="preserve">your </w:t>
      </w:r>
      <w:r w:rsidR="009E7348" w:rsidRPr="00EB7CA1">
        <w:rPr>
          <w:rFonts w:ascii="Gotham Book" w:hAnsi="Gotham Book"/>
        </w:rPr>
        <w:t xml:space="preserve">manager on reasonable notice or if necessary for the proper performance of </w:t>
      </w:r>
      <w:r w:rsidRPr="00EB7CA1">
        <w:rPr>
          <w:rFonts w:ascii="Gotham Book" w:hAnsi="Gotham Book"/>
        </w:rPr>
        <w:t xml:space="preserve">your </w:t>
      </w:r>
      <w:r w:rsidR="009E7348" w:rsidRPr="00EB7CA1">
        <w:rPr>
          <w:rFonts w:ascii="Gotham Book" w:hAnsi="Gotham Book"/>
        </w:rPr>
        <w:t>duties.</w:t>
      </w:r>
      <w:r w:rsidR="00EB7CA1">
        <w:rPr>
          <w:rFonts w:ascii="Gotham Book" w:hAnsi="Gotham Book"/>
        </w:rPr>
        <w:t xml:space="preserve"> </w:t>
      </w:r>
      <w:r w:rsidRPr="00EB7CA1">
        <w:rPr>
          <w:rFonts w:ascii="Gotham Book" w:hAnsi="Gotham Book"/>
        </w:rPr>
        <w:t xml:space="preserve">You </w:t>
      </w:r>
      <w:r w:rsidR="009E7348" w:rsidRPr="00EB7CA1">
        <w:rPr>
          <w:rFonts w:ascii="Gotham Book" w:hAnsi="Gotham Book"/>
        </w:rPr>
        <w:t>will not receive any additional payment</w:t>
      </w:r>
      <w:r w:rsidRPr="00EB7CA1">
        <w:rPr>
          <w:rFonts w:ascii="Gotham Book" w:hAnsi="Gotham Book"/>
        </w:rPr>
        <w:t xml:space="preserve"> for hours worked in excess of your </w:t>
      </w:r>
      <w:r w:rsidR="009E7348" w:rsidRPr="00EB7CA1">
        <w:rPr>
          <w:rFonts w:ascii="Gotham Book" w:hAnsi="Gotham Book"/>
        </w:rPr>
        <w:t xml:space="preserve">normal </w:t>
      </w:r>
      <w:r w:rsidR="009E7348" w:rsidRPr="00773E24">
        <w:rPr>
          <w:rFonts w:ascii="Gotham Book" w:hAnsi="Gotham Book"/>
        </w:rPr>
        <w:t>hours of work per week.</w:t>
      </w:r>
    </w:p>
    <w:bookmarkEnd w:id="48"/>
    <w:p w14:paraId="186CB66B" w14:textId="0A0547C6" w:rsidR="00B4322E" w:rsidRPr="00773E24" w:rsidRDefault="00B4322E" w:rsidP="00B4322E">
      <w:pPr>
        <w:pStyle w:val="Level2"/>
        <w:rPr>
          <w:rFonts w:ascii="Gotham Book" w:hAnsi="Gotham Book"/>
        </w:rPr>
      </w:pPr>
      <w:commentRangeStart w:id="54"/>
      <w:r w:rsidRPr="00773E24">
        <w:rPr>
          <w:rFonts w:ascii="Gotham Book" w:hAnsi="Gotham Book"/>
        </w:rPr>
        <w:t xml:space="preserve">Under regulation 4(1) of the </w:t>
      </w:r>
      <w:r w:rsidR="0084618B" w:rsidRPr="00773E24">
        <w:rPr>
          <w:rFonts w:ascii="Gotham Book" w:hAnsi="Gotham Book"/>
        </w:rPr>
        <w:t>WTR</w:t>
      </w:r>
      <w:r w:rsidRPr="00773E24">
        <w:rPr>
          <w:rFonts w:ascii="Gotham Book" w:hAnsi="Gotham Book"/>
        </w:rPr>
        <w:t xml:space="preserve"> a worker's average working time, including overtime, must not exceed 48 hours a week unless the worker has previously agreed otherwise in writing. By signing this </w:t>
      </w:r>
      <w:r w:rsidRPr="00773E24">
        <w:rPr>
          <w:rFonts w:ascii="Gotham Book" w:hAnsi="Gotham Book"/>
        </w:rPr>
        <w:lastRenderedPageBreak/>
        <w:t>letter you confirm your agreement that this limit on your working hours will not apply, and that your average working time may therefore exceed 48 hours a week. You may terminate your agreement to this by giving us three months’ notice that you would like the 48 limit to re-apply to your employment.</w:t>
      </w:r>
      <w:commentRangeEnd w:id="54"/>
      <w:r w:rsidR="003A61AB" w:rsidRPr="00773E24">
        <w:rPr>
          <w:rStyle w:val="CommentReference"/>
          <w:rFonts w:ascii="Gotham Book" w:hAnsi="Gotham Book"/>
          <w:sz w:val="20"/>
          <w:szCs w:val="20"/>
        </w:rPr>
        <w:commentReference w:id="54"/>
      </w:r>
    </w:p>
    <w:p w14:paraId="1D9EDED8" w14:textId="77777777" w:rsidR="009E7348" w:rsidRPr="008E7200" w:rsidRDefault="009E7348" w:rsidP="009E7348">
      <w:pPr>
        <w:pStyle w:val="Level1"/>
        <w:numPr>
          <w:ilvl w:val="0"/>
          <w:numId w:val="1"/>
        </w:numPr>
        <w:spacing w:after="210"/>
        <w:rPr>
          <w:rFonts w:ascii="Gotham Book" w:hAnsi="Gotham Book"/>
          <w:b/>
        </w:rPr>
      </w:pPr>
      <w:r w:rsidRPr="008E7200">
        <w:rPr>
          <w:rFonts w:ascii="Gotham Book" w:hAnsi="Gotham Book"/>
          <w:b/>
        </w:rPr>
        <w:t>OTHER EMPLOYMENT</w:t>
      </w:r>
    </w:p>
    <w:p w14:paraId="72D7D23E" w14:textId="77777777" w:rsidR="009E7348" w:rsidRPr="008E7200" w:rsidRDefault="00840F3E" w:rsidP="009E7348">
      <w:pPr>
        <w:pStyle w:val="Body1"/>
        <w:rPr>
          <w:rFonts w:ascii="Gotham Book" w:hAnsi="Gotham Book"/>
        </w:rPr>
      </w:pPr>
      <w:r w:rsidRPr="008E7200">
        <w:rPr>
          <w:rFonts w:ascii="Gotham Book" w:hAnsi="Gotham Book"/>
        </w:rPr>
        <w:t xml:space="preserve">You </w:t>
      </w:r>
      <w:r w:rsidR="009E7348" w:rsidRPr="008E7200">
        <w:rPr>
          <w:rFonts w:ascii="Gotham Book" w:hAnsi="Gotham Book"/>
        </w:rPr>
        <w:t xml:space="preserve">must use </w:t>
      </w:r>
      <w:r w:rsidRPr="008E7200">
        <w:rPr>
          <w:rFonts w:ascii="Gotham Book" w:hAnsi="Gotham Book"/>
        </w:rPr>
        <w:t xml:space="preserve">your </w:t>
      </w:r>
      <w:r w:rsidR="009E7348" w:rsidRPr="008E7200">
        <w:rPr>
          <w:rFonts w:ascii="Gotham Book" w:hAnsi="Gotham Book"/>
        </w:rPr>
        <w:t xml:space="preserve">best endeavours to promote the business of the </w:t>
      </w:r>
      <w:r w:rsidR="009A440D" w:rsidRPr="008E7200">
        <w:rPr>
          <w:rFonts w:ascii="Gotham Book" w:hAnsi="Gotham Book"/>
        </w:rPr>
        <w:t xml:space="preserve">Company </w:t>
      </w:r>
      <w:r w:rsidR="009E7348" w:rsidRPr="008E7200">
        <w:rPr>
          <w:rFonts w:ascii="Gotham Book" w:hAnsi="Gotham Book"/>
        </w:rPr>
        <w:t xml:space="preserve">and must devote the whole of </w:t>
      </w:r>
      <w:r w:rsidRPr="008E7200">
        <w:rPr>
          <w:rFonts w:ascii="Gotham Book" w:hAnsi="Gotham Book"/>
        </w:rPr>
        <w:t>your</w:t>
      </w:r>
      <w:r w:rsidR="009E7348" w:rsidRPr="008E7200">
        <w:rPr>
          <w:rFonts w:ascii="Gotham Book" w:hAnsi="Gotham Book"/>
        </w:rPr>
        <w:t xml:space="preserve"> time, attention and abilities during </w:t>
      </w:r>
      <w:r w:rsidRPr="008E7200">
        <w:rPr>
          <w:rFonts w:ascii="Gotham Book" w:hAnsi="Gotham Book"/>
        </w:rPr>
        <w:t>your</w:t>
      </w:r>
      <w:r w:rsidR="009E7348" w:rsidRPr="008E7200">
        <w:rPr>
          <w:rFonts w:ascii="Gotham Book" w:hAnsi="Gotham Book"/>
        </w:rPr>
        <w:t xml:space="preserve"> working time to </w:t>
      </w:r>
      <w:r w:rsidRPr="008E7200">
        <w:rPr>
          <w:rFonts w:ascii="Gotham Book" w:hAnsi="Gotham Book"/>
        </w:rPr>
        <w:t xml:space="preserve">your </w:t>
      </w:r>
      <w:r w:rsidR="009E7348" w:rsidRPr="008E7200">
        <w:rPr>
          <w:rFonts w:ascii="Gotham Book" w:hAnsi="Gotham Book"/>
        </w:rPr>
        <w:t xml:space="preserve">duties for the </w:t>
      </w:r>
      <w:r w:rsidRPr="008E7200">
        <w:rPr>
          <w:rFonts w:ascii="Gotham Book" w:hAnsi="Gotham Book"/>
        </w:rPr>
        <w:t>Company</w:t>
      </w:r>
      <w:r w:rsidR="009E7348"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You </w:t>
      </w:r>
      <w:r w:rsidR="009E7348" w:rsidRPr="008E7200">
        <w:rPr>
          <w:rFonts w:ascii="Gotham Book" w:hAnsi="Gotham Book"/>
        </w:rPr>
        <w:t>may not, under any circumstances, whether directly or indirectly, undertake any other duties, or perform services, of whatever kind for a third party without prior written permission from</w:t>
      </w:r>
      <w:r w:rsidRPr="008E7200">
        <w:rPr>
          <w:rFonts w:ascii="Gotham Book" w:hAnsi="Gotham Book"/>
        </w:rPr>
        <w:t xml:space="preserve"> the Company</w:t>
      </w:r>
      <w:r w:rsidR="009E7348" w:rsidRPr="008E7200">
        <w:rPr>
          <w:rFonts w:ascii="Gotham Book" w:hAnsi="Gotham Book"/>
          <w:i/>
        </w:rPr>
        <w:t>.</w:t>
      </w:r>
    </w:p>
    <w:bookmarkEnd w:id="49"/>
    <w:p w14:paraId="5CA98331"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SICKNESS/INJURY</w:t>
      </w:r>
    </w:p>
    <w:p w14:paraId="6E1AD394"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w:t>
      </w:r>
      <w:r w:rsidR="00840F3E" w:rsidRPr="008E7200">
        <w:rPr>
          <w:rFonts w:ascii="Gotham Book" w:hAnsi="Gotham Book"/>
        </w:rPr>
        <w:t xml:space="preserve">you are </w:t>
      </w:r>
      <w:r w:rsidRPr="008E7200">
        <w:rPr>
          <w:rFonts w:ascii="Gotham Book" w:hAnsi="Gotham Book"/>
        </w:rPr>
        <w:t xml:space="preserve">unable to attend work for any reason </w:t>
      </w:r>
      <w:r w:rsidR="00840F3E" w:rsidRPr="008E7200">
        <w:rPr>
          <w:rFonts w:ascii="Gotham Book" w:hAnsi="Gotham Book"/>
        </w:rPr>
        <w:t xml:space="preserve">you </w:t>
      </w:r>
      <w:r w:rsidRPr="008E7200">
        <w:rPr>
          <w:rFonts w:ascii="Gotham Book" w:hAnsi="Gotham Book"/>
        </w:rPr>
        <w:t xml:space="preserve">must inform </w:t>
      </w:r>
      <w:r w:rsidR="00840F3E" w:rsidRPr="008E7200">
        <w:rPr>
          <w:rFonts w:ascii="Gotham Book" w:hAnsi="Gotham Book"/>
        </w:rPr>
        <w:t xml:space="preserve">your </w:t>
      </w:r>
      <w:r w:rsidRPr="008E7200">
        <w:rPr>
          <w:rFonts w:ascii="Gotham Book" w:hAnsi="Gotham Book"/>
        </w:rPr>
        <w:t>manager of the fact of</w:t>
      </w:r>
      <w:r w:rsidR="00840F3E" w:rsidRPr="008E7200">
        <w:rPr>
          <w:rFonts w:ascii="Gotham Book" w:hAnsi="Gotham Book"/>
        </w:rPr>
        <w:t xml:space="preserve"> your </w:t>
      </w:r>
      <w:r w:rsidRPr="008E7200">
        <w:rPr>
          <w:rFonts w:ascii="Gotham Book" w:hAnsi="Gotham Book"/>
        </w:rPr>
        <w:t>absence and the full reasons for it at least one hour before the due start time on the first working day of absence.</w:t>
      </w:r>
    </w:p>
    <w:p w14:paraId="1633BA5F"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w:t>
      </w:r>
      <w:r w:rsidR="00840F3E" w:rsidRPr="008E7200">
        <w:rPr>
          <w:rFonts w:ascii="Gotham Book" w:hAnsi="Gotham Book"/>
        </w:rPr>
        <w:t xml:space="preserve">you are </w:t>
      </w:r>
      <w:r w:rsidRPr="008E7200">
        <w:rPr>
          <w:rFonts w:ascii="Gotham Book" w:hAnsi="Gotham Book"/>
        </w:rPr>
        <w:t xml:space="preserve">absent from work due to </w:t>
      </w:r>
      <w:r w:rsidR="00BF786B" w:rsidRPr="008E7200">
        <w:rPr>
          <w:rFonts w:ascii="Gotham Book" w:hAnsi="Gotham Book"/>
        </w:rPr>
        <w:t>sickness or injury for seven calendar days or less,</w:t>
      </w:r>
      <w:r w:rsidRPr="008E7200">
        <w:rPr>
          <w:rFonts w:ascii="Gotham Book" w:hAnsi="Gotham Book"/>
        </w:rPr>
        <w:t xml:space="preserve"> </w:t>
      </w:r>
      <w:r w:rsidR="00840F3E" w:rsidRPr="008E7200">
        <w:rPr>
          <w:rFonts w:ascii="Gotham Book" w:hAnsi="Gotham Book"/>
        </w:rPr>
        <w:t xml:space="preserve">you </w:t>
      </w:r>
      <w:r w:rsidRPr="008E7200">
        <w:rPr>
          <w:rFonts w:ascii="Gotham Book" w:hAnsi="Gotham Book"/>
        </w:rPr>
        <w:t xml:space="preserve">must complete and send to </w:t>
      </w:r>
      <w:r w:rsidR="00840F3E" w:rsidRPr="008E7200">
        <w:rPr>
          <w:rFonts w:ascii="Gotham Book" w:hAnsi="Gotham Book"/>
        </w:rPr>
        <w:t xml:space="preserve">your </w:t>
      </w:r>
      <w:r w:rsidRPr="008E7200">
        <w:rPr>
          <w:rFonts w:ascii="Gotham Book" w:hAnsi="Gotham Book"/>
        </w:rPr>
        <w:t>manager a self</w:t>
      </w:r>
      <w:r w:rsidRPr="008E7200">
        <w:rPr>
          <w:rFonts w:ascii="Gotham Book" w:hAnsi="Gotham Book"/>
        </w:rPr>
        <w:noBreakHyphen/>
        <w:t>certification form, in respect of each day of absence.</w:t>
      </w:r>
    </w:p>
    <w:p w14:paraId="59818DAD"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w:t>
      </w:r>
      <w:r w:rsidR="00840F3E" w:rsidRPr="008E7200">
        <w:rPr>
          <w:rFonts w:ascii="Gotham Book" w:hAnsi="Gotham Book"/>
        </w:rPr>
        <w:t xml:space="preserve">you are </w:t>
      </w:r>
      <w:r w:rsidRPr="008E7200">
        <w:rPr>
          <w:rFonts w:ascii="Gotham Book" w:hAnsi="Gotham Book"/>
        </w:rPr>
        <w:t xml:space="preserve">absent from work due to sickness or injury for more than seven </w:t>
      </w:r>
      <w:r w:rsidR="00BF786B" w:rsidRPr="008E7200">
        <w:rPr>
          <w:rFonts w:ascii="Gotham Book" w:hAnsi="Gotham Book"/>
        </w:rPr>
        <w:t xml:space="preserve">calendar days, </w:t>
      </w:r>
      <w:r w:rsidR="00840F3E" w:rsidRPr="008E7200">
        <w:rPr>
          <w:rFonts w:ascii="Gotham Book" w:hAnsi="Gotham Book"/>
        </w:rPr>
        <w:t xml:space="preserve">you </w:t>
      </w:r>
      <w:r w:rsidRPr="008E7200">
        <w:rPr>
          <w:rFonts w:ascii="Gotham Book" w:hAnsi="Gotham Book"/>
        </w:rPr>
        <w:t xml:space="preserve">must provide the </w:t>
      </w:r>
      <w:r w:rsidR="009A440D" w:rsidRPr="008E7200">
        <w:rPr>
          <w:rFonts w:ascii="Gotham Book" w:hAnsi="Gotham Book"/>
        </w:rPr>
        <w:t xml:space="preserve">Company </w:t>
      </w:r>
      <w:r w:rsidRPr="008E7200">
        <w:rPr>
          <w:rFonts w:ascii="Gotham Book" w:hAnsi="Gotham Book"/>
        </w:rPr>
        <w:t>with a medical certificate by the eighth day of absence.</w:t>
      </w:r>
      <w:r w:rsidR="008E7200" w:rsidRPr="008E7200">
        <w:rPr>
          <w:rFonts w:ascii="Gotham Book" w:hAnsi="Gotham Book"/>
        </w:rPr>
        <w:t xml:space="preserve"> </w:t>
      </w:r>
      <w:r w:rsidRPr="008E7200">
        <w:rPr>
          <w:rFonts w:ascii="Gotham Book" w:hAnsi="Gotham Book"/>
        </w:rPr>
        <w:t xml:space="preserve">Thereafter medical certificates must be provided to </w:t>
      </w:r>
      <w:r w:rsidR="00840F3E" w:rsidRPr="008E7200">
        <w:rPr>
          <w:rFonts w:ascii="Gotham Book" w:hAnsi="Gotham Book"/>
        </w:rPr>
        <w:t xml:space="preserve">us </w:t>
      </w:r>
      <w:r w:rsidRPr="008E7200">
        <w:rPr>
          <w:rFonts w:ascii="Gotham Book" w:hAnsi="Gotham Book"/>
        </w:rPr>
        <w:t>to cover any continued period of absence.</w:t>
      </w:r>
    </w:p>
    <w:p w14:paraId="5A250468" w14:textId="77777777" w:rsidR="009E7348" w:rsidRPr="008E7200" w:rsidRDefault="00CA4BEC" w:rsidP="009E7348">
      <w:pPr>
        <w:pStyle w:val="Level1"/>
        <w:keepNext/>
        <w:numPr>
          <w:ilvl w:val="0"/>
          <w:numId w:val="1"/>
        </w:numPr>
        <w:spacing w:after="210"/>
        <w:rPr>
          <w:rStyle w:val="Level1asheadingtext"/>
          <w:rFonts w:ascii="Gotham Book" w:hAnsi="Gotham Book"/>
          <w:b/>
        </w:rPr>
      </w:pPr>
      <w:bookmarkStart w:id="55" w:name="_Ref271034765"/>
      <w:r w:rsidRPr="008E7200">
        <w:rPr>
          <w:rStyle w:val="Level1asheadingtext"/>
          <w:rFonts w:ascii="Gotham Book" w:hAnsi="Gotham Book"/>
          <w:b/>
        </w:rPr>
        <w:t>CONFIDENTIALITY</w:t>
      </w:r>
    </w:p>
    <w:p w14:paraId="5926EC76" w14:textId="5B4E2ED2" w:rsidR="009E7348" w:rsidRPr="008E7200" w:rsidRDefault="00DC49C4" w:rsidP="009E7348">
      <w:pPr>
        <w:pStyle w:val="Level2"/>
        <w:numPr>
          <w:ilvl w:val="1"/>
          <w:numId w:val="1"/>
        </w:numPr>
        <w:spacing w:after="210"/>
        <w:rPr>
          <w:rFonts w:ascii="Gotham Book" w:hAnsi="Gotham Book"/>
        </w:rPr>
      </w:pPr>
      <w:r>
        <w:rPr>
          <w:rFonts w:ascii="Gotham Book" w:hAnsi="Gotham Book"/>
          <w:color w:val="000000"/>
        </w:rPr>
        <w:t>Without prejudice to your duties implied by law into your employment, you hereby agree that both during the continuance of your employment with the Company and at all times thereafter you shall not (except in the proper course of carrying out your duties hereunder or as required by law or any government authority or with our prior written consent) use, copy, divulge or communicate or cause or procure to be used by or copied, divulged or communicated to any person, firm, company or organisation any trade secrets or confidential information of or relating to the Company including (but not limited to):</w:t>
      </w:r>
    </w:p>
    <w:p w14:paraId="454A4D2C"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any technical processes, finances, price lists or list of customers, suppliers, agents or distributions;</w:t>
      </w:r>
    </w:p>
    <w:p w14:paraId="4E7F76D0"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any confidential or secret information relating to property of the </w:t>
      </w:r>
      <w:r w:rsidR="009A440D" w:rsidRPr="008E7200">
        <w:rPr>
          <w:rFonts w:ascii="Gotham Book" w:hAnsi="Gotham Book"/>
        </w:rPr>
        <w:t xml:space="preserve">Company </w:t>
      </w:r>
      <w:r w:rsidRPr="008E7200">
        <w:rPr>
          <w:rFonts w:ascii="Gotham Book" w:hAnsi="Gotham Book"/>
        </w:rPr>
        <w:t>or connected with its services;</w:t>
      </w:r>
    </w:p>
    <w:p w14:paraId="0AFDDDA3"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the</w:t>
      </w:r>
      <w:r w:rsidR="00F7306B" w:rsidRPr="008E7200">
        <w:rPr>
          <w:rFonts w:ascii="Gotham Book" w:hAnsi="Gotham Book"/>
        </w:rPr>
        <w:t xml:space="preserve"> Company</w:t>
      </w:r>
      <w:r w:rsidRPr="008E7200">
        <w:rPr>
          <w:rFonts w:ascii="Gotham Book" w:hAnsi="Gotham Book"/>
        </w:rPr>
        <w:t>’s marketing strategies;</w:t>
      </w:r>
    </w:p>
    <w:p w14:paraId="482C620C"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the </w:t>
      </w:r>
      <w:r w:rsidR="00F7306B" w:rsidRPr="008E7200">
        <w:rPr>
          <w:rFonts w:ascii="Gotham Book" w:hAnsi="Gotham Book"/>
        </w:rPr>
        <w:t>Company</w:t>
      </w:r>
      <w:r w:rsidRPr="008E7200">
        <w:rPr>
          <w:rFonts w:ascii="Gotham Book" w:hAnsi="Gotham Book"/>
        </w:rPr>
        <w:t>’s opportunities for carrying out business with actual or prospective customers; and</w:t>
      </w:r>
    </w:p>
    <w:p w14:paraId="69BA4A29" w14:textId="77777777" w:rsidR="00252B5F" w:rsidRPr="008E7200" w:rsidRDefault="009E7348" w:rsidP="00252B5F">
      <w:pPr>
        <w:pStyle w:val="Level3"/>
        <w:numPr>
          <w:ilvl w:val="2"/>
          <w:numId w:val="1"/>
        </w:numPr>
        <w:spacing w:after="210"/>
        <w:rPr>
          <w:rFonts w:ascii="Gotham Book" w:hAnsi="Gotham Book"/>
        </w:rPr>
      </w:pPr>
      <w:r w:rsidRPr="008E7200">
        <w:rPr>
          <w:rFonts w:ascii="Gotham Book" w:hAnsi="Gotham Book"/>
        </w:rPr>
        <w:t xml:space="preserve">the requirements of any actual or potential customer for the </w:t>
      </w:r>
      <w:r w:rsidR="00F7306B" w:rsidRPr="008E7200">
        <w:rPr>
          <w:rFonts w:ascii="Gotham Book" w:hAnsi="Gotham Book"/>
        </w:rPr>
        <w:t>Company</w:t>
      </w:r>
      <w:r w:rsidRPr="008E7200">
        <w:rPr>
          <w:rFonts w:ascii="Gotham Book" w:hAnsi="Gotham Book"/>
        </w:rPr>
        <w:t>’s products</w:t>
      </w:r>
    </w:p>
    <w:p w14:paraId="2ABC0500" w14:textId="77777777" w:rsidR="009E7348" w:rsidRPr="008E7200" w:rsidRDefault="009E7348" w:rsidP="00252B5F">
      <w:pPr>
        <w:pStyle w:val="Body1"/>
        <w:rPr>
          <w:rFonts w:ascii="Gotham Book" w:hAnsi="Gotham Book"/>
        </w:rPr>
      </w:pPr>
      <w:r w:rsidRPr="008E7200">
        <w:rPr>
          <w:rFonts w:ascii="Gotham Book" w:hAnsi="Gotham Book"/>
        </w:rPr>
        <w:t xml:space="preserve">which </w:t>
      </w:r>
      <w:r w:rsidR="00F7306B" w:rsidRPr="008E7200">
        <w:rPr>
          <w:rFonts w:ascii="Gotham Book" w:hAnsi="Gotham Book"/>
        </w:rPr>
        <w:t xml:space="preserve">you </w:t>
      </w:r>
      <w:r w:rsidRPr="008E7200">
        <w:rPr>
          <w:rFonts w:ascii="Gotham Book" w:hAnsi="Gotham Book"/>
        </w:rPr>
        <w:t xml:space="preserve">shall have received or obtained during </w:t>
      </w:r>
      <w:r w:rsidR="00F7306B" w:rsidRPr="008E7200">
        <w:rPr>
          <w:rFonts w:ascii="Gotham Book" w:hAnsi="Gotham Book"/>
        </w:rPr>
        <w:t xml:space="preserve">your </w:t>
      </w:r>
      <w:r w:rsidRPr="008E7200">
        <w:rPr>
          <w:rFonts w:ascii="Gotham Book" w:hAnsi="Gotham Book"/>
        </w:rPr>
        <w:t xml:space="preserve">employment with the </w:t>
      </w:r>
      <w:r w:rsidR="00F7306B" w:rsidRPr="008E7200">
        <w:rPr>
          <w:rFonts w:ascii="Gotham Book" w:hAnsi="Gotham Book"/>
        </w:rPr>
        <w:t>Company</w:t>
      </w:r>
      <w:r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This restriction shall continue to apply after the termination of this Contract without limit in point of time but shall cease to apply to information or knowledge which may come into the public domain otherwise than through </w:t>
      </w:r>
      <w:r w:rsidR="00F7306B" w:rsidRPr="008E7200">
        <w:rPr>
          <w:rFonts w:ascii="Gotham Book" w:hAnsi="Gotham Book"/>
        </w:rPr>
        <w:t xml:space="preserve">your fault. </w:t>
      </w:r>
    </w:p>
    <w:p w14:paraId="156DD526" w14:textId="3DC79D5B" w:rsidR="00DC49C4" w:rsidRDefault="00DC49C4" w:rsidP="009E7348">
      <w:pPr>
        <w:pStyle w:val="Level2"/>
        <w:numPr>
          <w:ilvl w:val="1"/>
          <w:numId w:val="1"/>
        </w:numPr>
        <w:spacing w:after="210"/>
        <w:rPr>
          <w:rFonts w:ascii="Gotham Book" w:hAnsi="Gotham Book"/>
        </w:rPr>
      </w:pPr>
      <w:r>
        <w:rPr>
          <w:rFonts w:ascii="Gotham Book" w:hAnsi="Gotham Book"/>
          <w:color w:val="000000"/>
        </w:rPr>
        <w:t xml:space="preserve">All notes, minutes, memoranda, correspondence, accounts, reports, lists or other documents or items concerning any of the matters referred to in this clause or any summaries, copies or reproductions </w:t>
      </w:r>
      <w:r>
        <w:rPr>
          <w:rFonts w:ascii="Gotham Book" w:hAnsi="Gotham Book"/>
          <w:color w:val="000000"/>
        </w:rPr>
        <w:lastRenderedPageBreak/>
        <w:t>thereof (whether or not made by you and whether stored in human readable or machine readable form) shall remain the property of the Company and shall be delivered up to the Company by you immediately on the termination of your employment (or earlier if notice is served).</w:t>
      </w:r>
    </w:p>
    <w:p w14:paraId="37974BF4" w14:textId="14D6F47B" w:rsidR="00DC49C4" w:rsidRPr="008E7200" w:rsidRDefault="00DC49C4" w:rsidP="009E7348">
      <w:pPr>
        <w:pStyle w:val="Level2"/>
        <w:numPr>
          <w:ilvl w:val="1"/>
          <w:numId w:val="1"/>
        </w:numPr>
        <w:spacing w:after="210"/>
        <w:rPr>
          <w:rFonts w:ascii="Gotham Book" w:hAnsi="Gotham Book"/>
        </w:rPr>
      </w:pPr>
      <w:r>
        <w:rPr>
          <w:rFonts w:ascii="Gotham Book" w:hAnsi="Gotham Book"/>
          <w:color w:val="000000"/>
        </w:rPr>
        <w:t>On the termination of your employment (howsoever arising), or at any time at the Company's request, you shall immediately return to the Company all property belonging to the Company or any Group Company which is in your possession, custody or control, including without limitation all laptops, mobile devices, smartphones, security passes, access tokens, keys, credit cards, documents, files, software, and data (in whatever medium), and you shall irretrievably delete any confidential information stored on any personal device or cloud storage account. You shall, if requested, provide a signed written confirmation that you have complied with this clause.</w:t>
      </w:r>
    </w:p>
    <w:p w14:paraId="6DA6FF90" w14:textId="77777777" w:rsidR="009E7348" w:rsidRPr="008E7200" w:rsidRDefault="00CA4BEC" w:rsidP="009E7348">
      <w:pPr>
        <w:pStyle w:val="Level1"/>
        <w:keepNext/>
        <w:numPr>
          <w:ilvl w:val="0"/>
          <w:numId w:val="1"/>
        </w:numPr>
        <w:spacing w:after="210"/>
        <w:rPr>
          <w:rStyle w:val="Level1asheadingtext"/>
          <w:rFonts w:ascii="Gotham Book" w:hAnsi="Gotham Book"/>
          <w:b/>
        </w:rPr>
      </w:pPr>
      <w:commentRangeStart w:id="56"/>
      <w:commentRangeStart w:id="57"/>
      <w:r w:rsidRPr="008E7200">
        <w:rPr>
          <w:rStyle w:val="Level1asheadingtext"/>
          <w:rFonts w:ascii="Gotham Book" w:hAnsi="Gotham Book"/>
          <w:b/>
        </w:rPr>
        <w:t>INTELLECTUAL PROPERTY RIGHTS</w:t>
      </w:r>
      <w:commentRangeEnd w:id="56"/>
      <w:r w:rsidR="001A0EE3" w:rsidRPr="008E7200">
        <w:rPr>
          <w:rStyle w:val="CommentReference"/>
          <w:rFonts w:ascii="Gotham Book" w:hAnsi="Gotham Book" w:cs="Gotham Medium"/>
          <w:b/>
          <w:caps/>
          <w:sz w:val="20"/>
          <w:szCs w:val="20"/>
        </w:rPr>
        <w:commentReference w:id="56"/>
      </w:r>
      <w:commentRangeEnd w:id="57"/>
      <w:r w:rsidR="003A61AB" w:rsidRPr="008E7200">
        <w:rPr>
          <w:rStyle w:val="CommentReference"/>
          <w:rFonts w:ascii="Gotham Book" w:hAnsi="Gotham Book" w:cs="Gotham Medium"/>
          <w:b/>
          <w:caps/>
          <w:sz w:val="20"/>
          <w:szCs w:val="20"/>
        </w:rPr>
        <w:commentReference w:id="57"/>
      </w:r>
    </w:p>
    <w:p w14:paraId="3AA72169" w14:textId="77777777" w:rsidR="00C9775C" w:rsidRPr="008E7200" w:rsidRDefault="00C9775C" w:rsidP="00C9775C">
      <w:pPr>
        <w:pStyle w:val="Level3"/>
        <w:numPr>
          <w:ilvl w:val="0"/>
          <w:numId w:val="0"/>
        </w:numPr>
        <w:ind w:left="850"/>
        <w:rPr>
          <w:rFonts w:ascii="Gotham Book" w:hAnsi="Gotham Book"/>
        </w:rPr>
      </w:pPr>
      <w:bookmarkStart w:id="58" w:name="_Ref70000003"/>
      <w:bookmarkEnd w:id="55"/>
      <w:r w:rsidRPr="008E7200">
        <w:rPr>
          <w:rFonts w:ascii="Gotham Book" w:hAnsi="Gotham Book"/>
        </w:rPr>
        <w:t>The following definitions and rules of interpretation apply in this agreement:</w:t>
      </w:r>
    </w:p>
    <w:p w14:paraId="38B99AC7" w14:textId="77777777" w:rsidR="00C9775C" w:rsidRPr="008E7200" w:rsidRDefault="00C9775C" w:rsidP="00C9775C">
      <w:pPr>
        <w:pStyle w:val="Level2"/>
        <w:numPr>
          <w:ilvl w:val="0"/>
          <w:numId w:val="0"/>
        </w:numPr>
        <w:ind w:left="851"/>
        <w:rPr>
          <w:rFonts w:ascii="Gotham Book" w:hAnsi="Gotham Book"/>
        </w:rPr>
      </w:pPr>
      <w:r w:rsidRPr="008E7200">
        <w:rPr>
          <w:rFonts w:ascii="Gotham Book" w:hAnsi="Gotham Book"/>
          <w:b/>
          <w:bCs/>
        </w:rPr>
        <w:t>Employment Inventions</w:t>
      </w:r>
      <w:r w:rsidRPr="008E7200">
        <w:rPr>
          <w:rFonts w:ascii="Gotham Book" w:hAnsi="Gotham Book"/>
        </w:rPr>
        <w:t>: any Invention which is made wholly or partially by you at any time during the course of your employment with the Company including but not limited to storylines at any stage of development, scripts and production plans (whether or not during working hours or using the Company’s premises or resources, and whether or not recorded in material form).</w:t>
      </w:r>
    </w:p>
    <w:p w14:paraId="437391C5" w14:textId="77777777" w:rsidR="00C9775C" w:rsidRPr="008E7200" w:rsidRDefault="00C9775C" w:rsidP="00C9775C">
      <w:pPr>
        <w:pStyle w:val="Level1"/>
        <w:keepNext/>
        <w:numPr>
          <w:ilvl w:val="0"/>
          <w:numId w:val="0"/>
        </w:numPr>
        <w:spacing w:after="210"/>
        <w:ind w:left="851"/>
        <w:rPr>
          <w:rFonts w:ascii="Gotham Book" w:hAnsi="Gotham Book"/>
        </w:rPr>
      </w:pPr>
      <w:r w:rsidRPr="008E7200">
        <w:rPr>
          <w:rFonts w:ascii="Gotham Book" w:hAnsi="Gotham Book"/>
          <w:b/>
          <w:bCs/>
        </w:rPr>
        <w:t>Employment IPRs</w:t>
      </w:r>
      <w:r w:rsidRPr="008E7200">
        <w:rPr>
          <w:rFonts w:ascii="Gotham Book" w:hAnsi="Gotham Book"/>
        </w:rPr>
        <w:t>: Intellectual Property Rights created by you in the course of your employment with the Company (whether or not during working hours or using our premises or resources).</w:t>
      </w:r>
    </w:p>
    <w:p w14:paraId="43AC055D" w14:textId="77777777" w:rsidR="00C9775C" w:rsidRPr="008E7200" w:rsidRDefault="00C9775C" w:rsidP="00C9775C">
      <w:pPr>
        <w:pStyle w:val="Level1"/>
        <w:keepNext/>
        <w:numPr>
          <w:ilvl w:val="0"/>
          <w:numId w:val="0"/>
        </w:numPr>
        <w:spacing w:after="210"/>
        <w:ind w:left="851"/>
        <w:rPr>
          <w:rFonts w:ascii="Gotham Book" w:hAnsi="Gotham Book"/>
        </w:rPr>
      </w:pPr>
      <w:r w:rsidRPr="008E7200">
        <w:rPr>
          <w:rFonts w:ascii="Gotham Book" w:hAnsi="Gotham Book"/>
          <w:b/>
          <w:bCs/>
        </w:rPr>
        <w:t>Intellectual Property Rights</w:t>
      </w:r>
      <w:r w:rsidRPr="008E7200">
        <w:rPr>
          <w:rFonts w:ascii="Gotham Book" w:hAnsi="Gotham Book"/>
        </w:rPr>
        <w:t>: patents, rights to Inventions, copyright and related rights, trade marks, trade names and domain names, rights in get-up, goodwill and the right to sue for passing off, unfair competition rights, rights in designs, rights in computer software, database rights, topography rights, rights to use and preserve the confidentiality of information (including know-how and trade secrets) and any other intellectual property rights, in each case whether registered or unregistered and including all applications (or rights to apply) for and rights to be granted, renewals or extensions of, and rights to claim priority from, such rights and all similar or equivalent rights or forms of protection which subsist or will subsist now or in the future in any part of the world.</w:t>
      </w:r>
    </w:p>
    <w:p w14:paraId="39568F9C" w14:textId="53A0985A" w:rsidR="00C9775C" w:rsidRPr="008E7200" w:rsidRDefault="006C31EB" w:rsidP="00C9775C">
      <w:pPr>
        <w:pStyle w:val="Level1"/>
        <w:keepNext/>
        <w:numPr>
          <w:ilvl w:val="0"/>
          <w:numId w:val="0"/>
        </w:numPr>
        <w:spacing w:after="210"/>
        <w:ind w:left="851"/>
        <w:rPr>
          <w:rFonts w:ascii="Gotham Book" w:hAnsi="Gotham Book"/>
        </w:rPr>
      </w:pPr>
      <w:ins w:id="59" w:author="Graeme Monk" w:date="2026-05-07T17:45:00Z" w16du:dateUtc="2026-05-07T16:45:00Z">
        <w:r>
          <w:rPr>
            <w:rFonts w:ascii="Gotham Book" w:hAnsi="Gotham Book"/>
            <w:b/>
            <w:bCs/>
          </w:rPr>
          <w:t xml:space="preserve">Employee </w:t>
        </w:r>
      </w:ins>
      <w:r w:rsidR="00C9775C" w:rsidRPr="008E7200">
        <w:rPr>
          <w:rFonts w:ascii="Gotham Book" w:hAnsi="Gotham Book"/>
          <w:b/>
          <w:bCs/>
        </w:rPr>
        <w:t>Invention</w:t>
      </w:r>
      <w:ins w:id="60" w:author="Graeme Monk" w:date="2026-05-07T17:46:00Z" w16du:dateUtc="2026-05-07T16:46:00Z">
        <w:r>
          <w:rPr>
            <w:rFonts w:ascii="Gotham Book" w:hAnsi="Gotham Book"/>
            <w:b/>
            <w:bCs/>
          </w:rPr>
          <w:t>s</w:t>
        </w:r>
      </w:ins>
      <w:r w:rsidR="00C9775C" w:rsidRPr="008E7200">
        <w:rPr>
          <w:rFonts w:ascii="Gotham Book" w:hAnsi="Gotham Book"/>
        </w:rPr>
        <w:t xml:space="preserve">: </w:t>
      </w:r>
      <w:ins w:id="61" w:author="Graeme Monk" w:date="2026-05-07T17:39:00Z" w16du:dateUtc="2026-05-07T16:39:00Z">
        <w:r w:rsidR="003A61AB">
          <w:rPr>
            <w:rFonts w:ascii="Gotham Book" w:hAnsi="Gotham Book"/>
          </w:rPr>
          <w:t>a</w:t>
        </w:r>
      </w:ins>
      <w:ins w:id="62" w:author="Graeme Monk" w:date="2026-05-07T17:39:00Z">
        <w:r w:rsidR="003A61AB" w:rsidRPr="003A61AB">
          <w:rPr>
            <w:rFonts w:ascii="Gotham Book" w:hAnsi="Gotham Book"/>
          </w:rPr>
          <w:t>ny invention, work, software, design, concept, or other intellectual property developed entirely outside the Employee’s normal working hours, without use of the Company’s equipment, systems, confidential information, or other resources, shall belong exclusively to the Employee unless it is created directly in connection with the Employee’s duties for the Company or forms part of a specific project assigned by the Company.</w:t>
        </w:r>
      </w:ins>
      <w:del w:id="63" w:author="Graeme Monk" w:date="2026-05-07T17:39:00Z" w16du:dateUtc="2026-05-07T16:39:00Z">
        <w:r w:rsidR="00C9775C" w:rsidRPr="008E7200" w:rsidDel="003A61AB">
          <w:rPr>
            <w:rFonts w:ascii="Gotham Book" w:hAnsi="Gotham Book"/>
          </w:rPr>
          <w:delText>any invention, idea, discovery, development, improvement or innovation, whether or not patentable or capable of registration, and whether or not recorded in any medium.</w:delText>
        </w:r>
      </w:del>
    </w:p>
    <w:p w14:paraId="75ED4692" w14:textId="66B5BA8E" w:rsidR="00C9775C" w:rsidRPr="008E7200" w:rsidRDefault="008347E8" w:rsidP="00C9775C">
      <w:pPr>
        <w:pStyle w:val="Level2"/>
        <w:rPr>
          <w:rFonts w:ascii="Gotham Book" w:hAnsi="Gotham Book"/>
        </w:rPr>
      </w:pPr>
      <w:commentRangeStart w:id="64"/>
      <w:r w:rsidRPr="008347E8">
        <w:rPr>
          <w:rFonts w:ascii="Gotham Book" w:hAnsi="Gotham Book"/>
          <w:b/>
          <w:bCs/>
        </w:rPr>
        <w:t>Employment Inventions:</w:t>
      </w:r>
      <w:r>
        <w:rPr>
          <w:i/>
          <w:iCs/>
        </w:rPr>
        <w:t xml:space="preserve"> </w:t>
      </w:r>
      <w:r w:rsidRPr="008347E8">
        <w:rPr>
          <w:rFonts w:ascii="Gotham Book" w:hAnsi="Gotham Book"/>
        </w:rPr>
        <w:t xml:space="preserve">any Invention which is made wholly or partially by you </w:t>
      </w:r>
      <w:del w:id="65" w:author="Graeme Monk" w:date="2026-05-07T17:40:00Z" w16du:dateUtc="2026-05-07T16:40:00Z">
        <w:r w:rsidRPr="008347E8" w:rsidDel="003A61AB">
          <w:rPr>
            <w:rFonts w:ascii="Gotham Book" w:hAnsi="Gotham Book"/>
          </w:rPr>
          <w:delText xml:space="preserve">at any time </w:delText>
        </w:r>
      </w:del>
      <w:r w:rsidRPr="008347E8">
        <w:rPr>
          <w:rFonts w:ascii="Gotham Book" w:hAnsi="Gotham Book"/>
        </w:rPr>
        <w:t>during the course of your employment with the Company including but not limited to storylines at any stage of development, scripts and production plans (whether or not during working hours or using the Company’s premises or resources, and whether or not recorded in material form). For the avoidance of doubt, an Invention made outside of your normal working hours (and any authorised overtime) shall not be treated as made during the course of your employment provided that it</w:t>
      </w:r>
      <w:del w:id="66" w:author="Graeme Monk" w:date="2026-05-07T17:42:00Z" w16du:dateUtc="2026-05-07T16:42:00Z">
        <w:r w:rsidRPr="008347E8" w:rsidDel="003A61AB">
          <w:rPr>
            <w:rFonts w:ascii="Gotham Book" w:hAnsi="Gotham Book"/>
          </w:rPr>
          <w:delText xml:space="preserve"> (i) does not relate to, and is not reasonably capable of being used in, the business of the Company or any Group Company</w:delText>
        </w:r>
      </w:del>
      <w:r w:rsidRPr="008347E8">
        <w:rPr>
          <w:rFonts w:ascii="Gotham Book" w:hAnsi="Gotham Book"/>
        </w:rPr>
        <w:t>; (i</w:t>
      </w:r>
      <w:del w:id="67" w:author="Graeme Monk" w:date="2026-05-07T17:42:00Z" w16du:dateUtc="2026-05-07T16:42:00Z">
        <w:r w:rsidRPr="008347E8" w:rsidDel="003A61AB">
          <w:rPr>
            <w:rFonts w:ascii="Gotham Book" w:hAnsi="Gotham Book"/>
          </w:rPr>
          <w:delText>i</w:delText>
        </w:r>
      </w:del>
      <w:r w:rsidRPr="008347E8">
        <w:rPr>
          <w:rFonts w:ascii="Gotham Book" w:hAnsi="Gotham Book"/>
        </w:rPr>
        <w:t>) does not result from or was not suggested by any work undertaken by you for the Company or any Group Company; and (ii</w:t>
      </w:r>
      <w:del w:id="68" w:author="Graeme Monk" w:date="2026-05-07T17:42:00Z" w16du:dateUtc="2026-05-07T16:42:00Z">
        <w:r w:rsidRPr="008347E8" w:rsidDel="003A61AB">
          <w:rPr>
            <w:rFonts w:ascii="Gotham Book" w:hAnsi="Gotham Book"/>
          </w:rPr>
          <w:delText>i</w:delText>
        </w:r>
      </w:del>
      <w:r w:rsidRPr="008347E8">
        <w:rPr>
          <w:rFonts w:ascii="Gotham Book" w:hAnsi="Gotham Book"/>
        </w:rPr>
        <w:t>) was not created using Confidential Information, any works or materials in which the Intellectual Property Rights are owned by or licensed to the Company or any Group Company, or any other resources, equipment or materials belonging to the Company or any Group Company.</w:t>
      </w:r>
      <w:r w:rsidRPr="008E7200">
        <w:rPr>
          <w:rFonts w:ascii="Gotham Book" w:hAnsi="Gotham Book"/>
        </w:rPr>
        <w:t xml:space="preserve"> </w:t>
      </w:r>
      <w:r w:rsidR="00C9775C" w:rsidRPr="008E7200">
        <w:rPr>
          <w:rFonts w:ascii="Gotham Book" w:hAnsi="Gotham Book"/>
        </w:rPr>
        <w:t>You acknowledge that, because of the nature of your duties and the particular responsibilities arising from the nature of those duties, you have, and shall have at all times while employed by the Company, a special obligation to further the Company’s interests.</w:t>
      </w:r>
      <w:commentRangeEnd w:id="64"/>
      <w:r w:rsidR="006C31EB" w:rsidRPr="008E7200">
        <w:rPr>
          <w:rStyle w:val="CommentReference"/>
          <w:rFonts w:ascii="Gotham Book" w:hAnsi="Gotham Book"/>
          <w:sz w:val="20"/>
          <w:szCs w:val="20"/>
        </w:rPr>
        <w:commentReference w:id="64"/>
      </w:r>
    </w:p>
    <w:p w14:paraId="2AB932EC" w14:textId="77777777" w:rsidR="00C9775C" w:rsidRPr="008E7200" w:rsidRDefault="00C9775C" w:rsidP="00C9775C">
      <w:pPr>
        <w:pStyle w:val="Level2"/>
        <w:rPr>
          <w:rFonts w:ascii="Gotham Book" w:hAnsi="Gotham Book"/>
        </w:rPr>
      </w:pPr>
      <w:r w:rsidRPr="008E7200">
        <w:rPr>
          <w:rFonts w:ascii="Gotham Book" w:hAnsi="Gotham Book"/>
        </w:rPr>
        <w:lastRenderedPageBreak/>
        <w:t>You agree:</w:t>
      </w:r>
    </w:p>
    <w:p w14:paraId="1DE34028" w14:textId="77777777" w:rsidR="00C9775C" w:rsidRPr="008E7200" w:rsidRDefault="00C9775C" w:rsidP="00C9775C">
      <w:pPr>
        <w:pStyle w:val="Level3"/>
        <w:rPr>
          <w:rFonts w:ascii="Gotham Book" w:hAnsi="Gotham Book"/>
        </w:rPr>
      </w:pPr>
      <w:r w:rsidRPr="008E7200">
        <w:rPr>
          <w:rFonts w:ascii="Gotham Book" w:hAnsi="Gotham Book"/>
        </w:rPr>
        <w:t>to give the Company full written details of all Employment Inventions which relate to or are capable of being used in the business of the Company or any Group Company promptly on your creation;</w:t>
      </w:r>
    </w:p>
    <w:p w14:paraId="32210FC1" w14:textId="77777777" w:rsidR="00C9775C" w:rsidRPr="008E7200" w:rsidRDefault="00C9775C" w:rsidP="00C9775C">
      <w:pPr>
        <w:pStyle w:val="Level3"/>
        <w:rPr>
          <w:rFonts w:ascii="Gotham Book" w:hAnsi="Gotham Book"/>
        </w:rPr>
      </w:pPr>
      <w:r w:rsidRPr="008E7200">
        <w:rPr>
          <w:rFonts w:ascii="Gotham Book" w:hAnsi="Gotham Book"/>
        </w:rPr>
        <w:t>at the Company’s request and in any event on the termination of your employment to give the Company all originals and copies of correspondence, documents, papers and records on all media which record or relate to any of the Employment IPRs;</w:t>
      </w:r>
    </w:p>
    <w:p w14:paraId="3966350F" w14:textId="77777777" w:rsidR="00C9775C" w:rsidRPr="008E7200" w:rsidRDefault="00C9775C" w:rsidP="00C9775C">
      <w:pPr>
        <w:pStyle w:val="Level3"/>
        <w:rPr>
          <w:rFonts w:ascii="Gotham Book" w:hAnsi="Gotham Book"/>
        </w:rPr>
      </w:pPr>
      <w:r w:rsidRPr="008E7200">
        <w:rPr>
          <w:rFonts w:ascii="Gotham Book" w:hAnsi="Gotham Book"/>
        </w:rPr>
        <w:t>not to attempt to register any Employment IPR nor patent any Employment Invention unless requested to do so by the Company; and</w:t>
      </w:r>
    </w:p>
    <w:p w14:paraId="210E410A" w14:textId="77777777" w:rsidR="00C9775C" w:rsidRDefault="00C9775C" w:rsidP="00C9775C">
      <w:pPr>
        <w:pStyle w:val="Level3"/>
        <w:rPr>
          <w:ins w:id="69" w:author="Graeme Monk" w:date="2026-05-07T17:49:00Z" w16du:dateUtc="2026-05-07T16:49:00Z"/>
          <w:rFonts w:ascii="Gotham Book" w:hAnsi="Gotham Book"/>
        </w:rPr>
      </w:pPr>
      <w:r w:rsidRPr="008E7200">
        <w:rPr>
          <w:rFonts w:ascii="Gotham Book" w:hAnsi="Gotham Book"/>
        </w:rPr>
        <w:t>to keep confidential each Employment Invention unless the Company has consented in writing to its disclosure by you.</w:t>
      </w:r>
    </w:p>
    <w:p w14:paraId="76C56D67" w14:textId="79F02584" w:rsidR="006C31EB" w:rsidRPr="008E7200" w:rsidRDefault="006C31EB" w:rsidP="00C9775C">
      <w:pPr>
        <w:pStyle w:val="Level3"/>
        <w:rPr>
          <w:rFonts w:ascii="Gotham Book" w:hAnsi="Gotham Book"/>
        </w:rPr>
      </w:pPr>
      <w:ins w:id="70" w:author="Graeme Monk" w:date="2026-05-07T17:49:00Z" w16du:dateUtc="2026-05-07T16:49:00Z">
        <w:r>
          <w:rPr>
            <w:rFonts w:ascii="Gotham Book" w:hAnsi="Gotham Book"/>
          </w:rPr>
          <w:t>to inform the company, in writing, of any Employee Inventions that</w:t>
        </w:r>
      </w:ins>
      <w:ins w:id="71" w:author="Graeme Monk" w:date="2026-05-07T17:50:00Z" w16du:dateUtc="2026-05-07T16:50:00Z">
        <w:r>
          <w:rPr>
            <w:rFonts w:ascii="Gotham Book" w:hAnsi="Gotham Book"/>
          </w:rPr>
          <w:t xml:space="preserve"> you intend to commercialise in any way. The Company will have a right of first refusal of obtaining such Employee Inventions</w:t>
        </w:r>
      </w:ins>
      <w:ins w:id="72" w:author="Graeme Monk" w:date="2026-05-07T17:51:00Z" w16du:dateUtc="2026-05-07T16:51:00Z">
        <w:r>
          <w:rPr>
            <w:rFonts w:ascii="Gotham Book" w:hAnsi="Gotham Book"/>
          </w:rPr>
          <w:t xml:space="preserve"> through an additional agreement outside of this Contract and </w:t>
        </w:r>
      </w:ins>
      <w:ins w:id="73" w:author="Graeme Monk" w:date="2026-05-07T17:52:00Z" w16du:dateUtc="2026-05-07T16:52:00Z">
        <w:r>
          <w:rPr>
            <w:rFonts w:ascii="Gotham Book" w:hAnsi="Gotham Book"/>
          </w:rPr>
          <w:t>suich Employee Inventions are not</w:t>
        </w:r>
      </w:ins>
      <w:ins w:id="74" w:author="Graeme Monk" w:date="2026-05-07T17:51:00Z" w16du:dateUtc="2026-05-07T16:51:00Z">
        <w:r>
          <w:rPr>
            <w:rFonts w:ascii="Gotham Book" w:hAnsi="Gotham Book"/>
          </w:rPr>
          <w:t xml:space="preserve"> affected in any way by the Deed of this Contract.</w:t>
        </w:r>
      </w:ins>
    </w:p>
    <w:p w14:paraId="3AE1E623" w14:textId="77777777" w:rsidR="00C9775C" w:rsidRPr="008E7200" w:rsidRDefault="00C9775C" w:rsidP="00C9775C">
      <w:pPr>
        <w:pStyle w:val="Level2"/>
        <w:rPr>
          <w:rFonts w:ascii="Gotham Book" w:hAnsi="Gotham Book"/>
        </w:rPr>
      </w:pPr>
      <w:r w:rsidRPr="008E7200">
        <w:rPr>
          <w:rFonts w:ascii="Gotham Book" w:hAnsi="Gotham Book"/>
        </w:rPr>
        <w:t>You waive all your present and future moral rights which arise under the Copyright Designs and Patents Act 1988, and all similar rights in other jurisdictions relating to any copyright which forms part of the Employment IPRs, and agree not to support, maintain or permit any claim for infringement of moral rights in such copyright works.</w:t>
      </w:r>
    </w:p>
    <w:p w14:paraId="0746ADD3" w14:textId="77777777" w:rsidR="00C9775C" w:rsidRPr="008E7200" w:rsidRDefault="00C9775C" w:rsidP="00C9775C">
      <w:pPr>
        <w:pStyle w:val="Level2"/>
        <w:rPr>
          <w:rFonts w:ascii="Gotham Book" w:hAnsi="Gotham Book"/>
        </w:rPr>
      </w:pPr>
      <w:r w:rsidRPr="008E7200">
        <w:rPr>
          <w:rFonts w:ascii="Gotham Book" w:hAnsi="Gotham Book"/>
        </w:rPr>
        <w:t>You acknowledge that, except as provided by law, no further remuneration or compensation other than that provided for in this agreement is or may become due to you in respect of your compliance with this clause. This clause is without prejudice to your rights under the Patents Act 1977.</w:t>
      </w:r>
    </w:p>
    <w:p w14:paraId="3D873AB7" w14:textId="77777777" w:rsidR="00C9775C" w:rsidRPr="008E7200" w:rsidRDefault="00C9775C" w:rsidP="00C9775C">
      <w:pPr>
        <w:pStyle w:val="Level2"/>
        <w:rPr>
          <w:rFonts w:ascii="Gotham Book" w:hAnsi="Gotham Book"/>
        </w:rPr>
      </w:pPr>
      <w:r w:rsidRPr="008E7200">
        <w:rPr>
          <w:rFonts w:ascii="Gotham Book" w:hAnsi="Gotham Book"/>
        </w:rPr>
        <w:t>You agree to use best endeavours to execute all documents and do all acts both during and after your employment by the Company as may, in the opinion of the Company, be necessary or desirable to vest the Employment IPRs in the Company, to register them in the Company’s name and to protect and maintain the Employment IPRs and the Employment Inventions. Such documents may, at the Company’s request, include waivers of all and any statutory moral rights relating to any copyright works which form part of the Employment IPRs. The Company agrees to reimburse your reasonable expenses of complying with this clause 17.6.</w:t>
      </w:r>
    </w:p>
    <w:p w14:paraId="07E447C4" w14:textId="77777777" w:rsidR="00C9775C" w:rsidRPr="008E7200" w:rsidRDefault="00C9775C" w:rsidP="00C9775C">
      <w:pPr>
        <w:pStyle w:val="Level2"/>
        <w:rPr>
          <w:rFonts w:ascii="Gotham Book" w:hAnsi="Gotham Book"/>
        </w:rPr>
      </w:pPr>
      <w:r w:rsidRPr="008E7200">
        <w:rPr>
          <w:rFonts w:ascii="Gotham Book" w:hAnsi="Gotham Book"/>
        </w:rPr>
        <w:t>You agree to give all necessary assistance to the Company to enable the Company to enforce the Intellectual Property Rights and/or Employment IPRs against third parties, to defend claims for infringement of third party Intellectual Property Rights and to apply for registration of Intellectual Property Rights, where appropriate throughout the world, and for the full term of those rights.</w:t>
      </w:r>
    </w:p>
    <w:p w14:paraId="5BA1D00A" w14:textId="77777777" w:rsidR="00C9775C" w:rsidRDefault="00C9775C" w:rsidP="00C9775C">
      <w:pPr>
        <w:pStyle w:val="Level2"/>
        <w:rPr>
          <w:ins w:id="75" w:author="Graeme Monk" w:date="2026-05-07T17:23:00Z" w16du:dateUtc="2026-05-07T16:23:00Z"/>
          <w:rFonts w:ascii="Gotham Book" w:hAnsi="Gotham Book"/>
        </w:rPr>
      </w:pPr>
      <w:r w:rsidRPr="008E7200">
        <w:rPr>
          <w:rFonts w:ascii="Gotham Book" w:hAnsi="Gotham Book"/>
        </w:rPr>
        <w:t>You irrevocably appoint the Company to be your attorney in your name and on the Company’s behalf to execute documents, use your name and do all things which are necessary or desirable for the Company to obtain for itself or its nominee the full benefit of this clause 17.</w:t>
      </w:r>
    </w:p>
    <w:p w14:paraId="79270FCF" w14:textId="568AC419" w:rsidR="001E4AA2" w:rsidRPr="008E7200" w:rsidRDefault="001E4AA2" w:rsidP="00C9775C">
      <w:pPr>
        <w:pStyle w:val="Level2"/>
        <w:rPr>
          <w:rFonts w:ascii="Gotham Book" w:hAnsi="Gotham Book"/>
        </w:rPr>
      </w:pPr>
      <w:ins w:id="76" w:author="Graeme Monk" w:date="2026-05-07T17:23:00Z">
        <w:r w:rsidRPr="001E4AA2">
          <w:rPr>
            <w:rFonts w:ascii="Gotham Book" w:hAnsi="Gotham Book"/>
          </w:rPr>
          <w:t>The power of attorney granted under this clause shall apply solely for the purpose of perfecting or evidencing the assignment or protection of Employment IPRs validly belonging to the Company under this agreement and shall not apply to intellectual property retained by the Employee pursuant to this clause.</w:t>
        </w:r>
      </w:ins>
    </w:p>
    <w:p w14:paraId="69B7056B" w14:textId="77777777" w:rsidR="009E7348" w:rsidRPr="008E7200" w:rsidRDefault="009E7348" w:rsidP="009E7348">
      <w:pPr>
        <w:pStyle w:val="Level1"/>
        <w:keepNext/>
        <w:numPr>
          <w:ilvl w:val="0"/>
          <w:numId w:val="1"/>
        </w:numPr>
        <w:spacing w:after="210"/>
        <w:rPr>
          <w:rStyle w:val="Level1asheadingtext"/>
          <w:rFonts w:ascii="Gotham Book" w:hAnsi="Gotham Book"/>
          <w:b/>
        </w:rPr>
      </w:pPr>
      <w:commentRangeStart w:id="77"/>
      <w:r w:rsidRPr="008E7200">
        <w:rPr>
          <w:rStyle w:val="Level1asheadingtext"/>
          <w:rFonts w:ascii="Gotham Book" w:hAnsi="Gotham Book"/>
          <w:b/>
        </w:rPr>
        <w:t>POST TERMINATION OBLIGATIONS</w:t>
      </w:r>
      <w:bookmarkEnd w:id="58"/>
      <w:commentRangeEnd w:id="77"/>
      <w:r w:rsidR="0097577C" w:rsidRPr="008E7200">
        <w:rPr>
          <w:rStyle w:val="CommentReference"/>
          <w:rFonts w:ascii="Gotham Book" w:hAnsi="Gotham Book" w:cs="Gotham Medium"/>
          <w:b/>
          <w:caps/>
          <w:sz w:val="20"/>
          <w:szCs w:val="20"/>
        </w:rPr>
        <w:commentReference w:id="77"/>
      </w:r>
    </w:p>
    <w:p w14:paraId="2D57C864" w14:textId="77777777" w:rsidR="00B83A1B" w:rsidRPr="008E7200" w:rsidRDefault="00B83A1B" w:rsidP="00B83A1B">
      <w:pPr>
        <w:pStyle w:val="Level1"/>
        <w:numPr>
          <w:ilvl w:val="0"/>
          <w:numId w:val="0"/>
        </w:numPr>
        <w:rPr>
          <w:rStyle w:val="Level1asheadingtext"/>
          <w:rFonts w:ascii="Gotham Book" w:hAnsi="Gotham Book" w:cs="Verdana"/>
          <w:b/>
          <w:bCs/>
          <w:caps w:val="0"/>
        </w:rPr>
      </w:pPr>
      <w:r w:rsidRPr="008E7200">
        <w:rPr>
          <w:rFonts w:ascii="Gotham Book" w:hAnsi="Gotham Book"/>
          <w:b/>
          <w:bCs/>
        </w:rPr>
        <w:t xml:space="preserve">Definitions </w:t>
      </w:r>
    </w:p>
    <w:p w14:paraId="1BAF7B19"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lastRenderedPageBreak/>
        <w:t>Within this clause the following words shall have the following meanings:</w:t>
      </w:r>
    </w:p>
    <w:p w14:paraId="36122E99"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Employee</w:t>
      </w:r>
      <w:r w:rsidRPr="008E7200">
        <w:rPr>
          <w:rFonts w:ascii="Gotham Book" w:hAnsi="Gotham Book"/>
        </w:rPr>
        <w:t>’</w:t>
      </w:r>
      <w:r w:rsidR="009E7348" w:rsidRPr="008E7200">
        <w:rPr>
          <w:rFonts w:ascii="Gotham Book" w:hAnsi="Gotham Book"/>
        </w:rPr>
        <w:t xml:space="preserve"> shall mean a person to whom</w:t>
      </w:r>
      <w:r w:rsidR="002E0C07" w:rsidRPr="008E7200">
        <w:rPr>
          <w:rFonts w:ascii="Gotham Book" w:hAnsi="Gotham Book"/>
        </w:rPr>
        <w:t xml:space="preserve"> you </w:t>
      </w:r>
      <w:r w:rsidR="009E7348" w:rsidRPr="008E7200">
        <w:rPr>
          <w:rFonts w:ascii="Gotham Book" w:hAnsi="Gotham Book"/>
        </w:rPr>
        <w:t>reported</w:t>
      </w:r>
      <w:r w:rsidR="00802A33" w:rsidRPr="008E7200">
        <w:rPr>
          <w:rFonts w:ascii="Gotham Book" w:hAnsi="Gotham Book"/>
        </w:rPr>
        <w:t>, whom reported to you,</w:t>
      </w:r>
      <w:r w:rsidR="009E7348" w:rsidRPr="008E7200">
        <w:rPr>
          <w:rFonts w:ascii="Gotham Book" w:hAnsi="Gotham Book"/>
        </w:rPr>
        <w:t xml:space="preserve"> or </w:t>
      </w:r>
      <w:r w:rsidR="002E0C07" w:rsidRPr="008E7200">
        <w:rPr>
          <w:rFonts w:ascii="Gotham Book" w:hAnsi="Gotham Book"/>
        </w:rPr>
        <w:t xml:space="preserve">with whom you were </w:t>
      </w:r>
      <w:r w:rsidR="009E7348" w:rsidRPr="008E7200">
        <w:rPr>
          <w:rFonts w:ascii="Gotham Book" w:hAnsi="Gotham Book"/>
        </w:rPr>
        <w:t xml:space="preserve">in direct regular contact </w:t>
      </w:r>
      <w:r w:rsidR="002E0C07" w:rsidRPr="008E7200">
        <w:rPr>
          <w:rFonts w:ascii="Gotham Book" w:hAnsi="Gotham Book"/>
        </w:rPr>
        <w:t>d</w:t>
      </w:r>
      <w:r w:rsidR="009E7348" w:rsidRPr="008E7200">
        <w:rPr>
          <w:rFonts w:ascii="Gotham Book" w:hAnsi="Gotham Book"/>
        </w:rPr>
        <w:t xml:space="preserve">uring </w:t>
      </w:r>
      <w:r w:rsidR="002E0C07" w:rsidRPr="008E7200">
        <w:rPr>
          <w:rFonts w:ascii="Gotham Book" w:hAnsi="Gotham Book"/>
        </w:rPr>
        <w:t xml:space="preserve">your </w:t>
      </w:r>
      <w:r w:rsidR="009E7348" w:rsidRPr="008E7200">
        <w:rPr>
          <w:rFonts w:ascii="Gotham Book" w:hAnsi="Gotham Book"/>
        </w:rPr>
        <w:t>employment.</w:t>
      </w:r>
    </w:p>
    <w:p w14:paraId="7292661E" w14:textId="19A99599" w:rsidR="009E7348" w:rsidRPr="008E7200" w:rsidDel="0006555A" w:rsidRDefault="009302C1" w:rsidP="009302C1">
      <w:pPr>
        <w:pStyle w:val="Level2"/>
        <w:numPr>
          <w:ilvl w:val="0"/>
          <w:numId w:val="0"/>
        </w:numPr>
        <w:spacing w:after="210"/>
        <w:ind w:left="851"/>
        <w:rPr>
          <w:del w:id="78" w:author="Graeme Monk" w:date="2026-05-07T17:55:00Z" w16du:dateUtc="2026-05-07T16:55:00Z"/>
          <w:rFonts w:ascii="Gotham Book" w:hAnsi="Gotham Book"/>
        </w:rPr>
      </w:pPr>
      <w:r w:rsidRPr="008E7200">
        <w:rPr>
          <w:rFonts w:ascii="Gotham Book" w:hAnsi="Gotham Book"/>
        </w:rPr>
        <w:t>‘</w:t>
      </w:r>
      <w:r w:rsidR="009E7348" w:rsidRPr="008E7200">
        <w:rPr>
          <w:rFonts w:ascii="Gotham Book" w:hAnsi="Gotham Book"/>
          <w:b/>
          <w:bCs/>
        </w:rPr>
        <w:t>Prohibited Business</w:t>
      </w:r>
      <w:r w:rsidRPr="008E7200">
        <w:rPr>
          <w:rFonts w:ascii="Gotham Book" w:hAnsi="Gotham Book"/>
        </w:rPr>
        <w:t>’</w:t>
      </w:r>
      <w:r w:rsidR="008347E8">
        <w:rPr>
          <w:rFonts w:ascii="Gotham Book" w:hAnsi="Gotham Book"/>
        </w:rPr>
        <w:t xml:space="preserve"> </w:t>
      </w:r>
      <w:ins w:id="79" w:author="Graeme Monk" w:date="2026-05-07T17:55:00Z">
        <w:r w:rsidR="0006555A" w:rsidRPr="0006555A">
          <w:rPr>
            <w:rFonts w:ascii="Gotham Book" w:hAnsi="Gotham Book"/>
          </w:rPr>
          <w:t>shall mean only those specific products, services, or projects of the Company with which the Employee was materially and directly involved during the final 12 months of employment, and shall not prohibit the Employee from accepting employment with a games studio or interactive entertainment company generally, provided the Employee does not use or disclose the Company’s confidential information or directly solicit Restricted Customers.</w:t>
        </w:r>
        <w:r w:rsidR="0006555A" w:rsidRPr="0006555A" w:rsidDel="0006555A">
          <w:rPr>
            <w:rFonts w:ascii="Gotham Book" w:hAnsi="Gotham Book"/>
          </w:rPr>
          <w:t xml:space="preserve"> </w:t>
        </w:r>
      </w:ins>
      <w:commentRangeStart w:id="80"/>
      <w:del w:id="81" w:author="Graeme Monk" w:date="2026-05-07T17:55:00Z" w16du:dateUtc="2026-05-07T16:55:00Z">
        <w:r w:rsidR="008347E8" w:rsidRPr="008347E8" w:rsidDel="0006555A">
          <w:rPr>
            <w:rFonts w:ascii="Gotham Book" w:hAnsi="Gotham Book"/>
          </w:rPr>
          <w:delText>shall mean any business or activity which is in direct competition with, or materially similar to, any specific product, platform or service offered by the Company at the Termination Date or at any time in the Relevant Period and in which you have been directly concerned in the course of your employment at any time in the Relevant Period. For the avoidance of doubt, nothing in this clause shall prevent you from taking up employment or engagement with any other company or organisation in the games industry, provided that your role does not directly involve a Prohibited Business.</w:delText>
        </w:r>
      </w:del>
      <w:commentRangeEnd w:id="80"/>
      <w:r w:rsidR="00F52ACB" w:rsidRPr="008E7200">
        <w:rPr>
          <w:rStyle w:val="CommentReference"/>
          <w:rFonts w:ascii="Gotham Book" w:hAnsi="Gotham Book"/>
          <w:sz w:val="20"/>
          <w:szCs w:val="20"/>
        </w:rPr>
        <w:commentReference w:id="80"/>
      </w:r>
    </w:p>
    <w:p w14:paraId="75647220"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Prospective Customer</w:t>
      </w:r>
      <w:r w:rsidRPr="008E7200">
        <w:rPr>
          <w:rFonts w:ascii="Gotham Book" w:hAnsi="Gotham Book"/>
        </w:rPr>
        <w:t xml:space="preserve">’ </w:t>
      </w:r>
      <w:r w:rsidR="009E7348" w:rsidRPr="008E7200">
        <w:rPr>
          <w:rFonts w:ascii="Gotham Book" w:hAnsi="Gotham Book"/>
        </w:rPr>
        <w:t xml:space="preserve">shall mean any person, firm, company or other organisation who was at the Termination Date negotiating with the </w:t>
      </w:r>
      <w:r w:rsidR="009A440D" w:rsidRPr="008E7200">
        <w:rPr>
          <w:rFonts w:ascii="Gotham Book" w:hAnsi="Gotham Book"/>
        </w:rPr>
        <w:t xml:space="preserve">Company </w:t>
      </w:r>
      <w:r w:rsidR="009E7348" w:rsidRPr="008E7200">
        <w:rPr>
          <w:rFonts w:ascii="Gotham Book" w:hAnsi="Gotham Book"/>
        </w:rPr>
        <w:t xml:space="preserve">with a view to dealing with the </w:t>
      </w:r>
      <w:r w:rsidR="009A440D" w:rsidRPr="008E7200">
        <w:rPr>
          <w:rFonts w:ascii="Gotham Book" w:hAnsi="Gotham Book"/>
        </w:rPr>
        <w:t xml:space="preserve">Company </w:t>
      </w:r>
      <w:r w:rsidR="009E7348" w:rsidRPr="008E7200">
        <w:rPr>
          <w:rFonts w:ascii="Gotham Book" w:hAnsi="Gotham Book"/>
        </w:rPr>
        <w:t>as a customer.</w:t>
      </w:r>
    </w:p>
    <w:p w14:paraId="297B1EC0"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Protected Supplier</w:t>
      </w:r>
      <w:r w:rsidRPr="008E7200">
        <w:rPr>
          <w:rFonts w:ascii="Gotham Book" w:hAnsi="Gotham Book"/>
        </w:rPr>
        <w:t>’</w:t>
      </w:r>
      <w:r w:rsidR="009E7348" w:rsidRPr="008E7200">
        <w:rPr>
          <w:rFonts w:ascii="Gotham Book" w:hAnsi="Gotham Book"/>
        </w:rPr>
        <w:t xml:space="preserve"> shall mean any supplier of the </w:t>
      </w:r>
      <w:r w:rsidR="009A440D" w:rsidRPr="008E7200">
        <w:rPr>
          <w:rFonts w:ascii="Gotham Book" w:hAnsi="Gotham Book"/>
        </w:rPr>
        <w:t xml:space="preserve">Company </w:t>
      </w:r>
      <w:r w:rsidR="009E7348" w:rsidRPr="008E7200">
        <w:rPr>
          <w:rFonts w:ascii="Gotham Book" w:hAnsi="Gotham Book"/>
        </w:rPr>
        <w:t xml:space="preserve">with whom </w:t>
      </w:r>
      <w:r w:rsidR="002E0C07" w:rsidRPr="008E7200">
        <w:rPr>
          <w:rFonts w:ascii="Gotham Book" w:hAnsi="Gotham Book"/>
        </w:rPr>
        <w:t xml:space="preserve">you </w:t>
      </w:r>
      <w:r w:rsidR="009E7348" w:rsidRPr="008E7200">
        <w:rPr>
          <w:rFonts w:ascii="Gotham Book" w:hAnsi="Gotham Book"/>
        </w:rPr>
        <w:t xml:space="preserve">shall have had material dealings in the course of </w:t>
      </w:r>
      <w:r w:rsidR="002E0C07" w:rsidRPr="008E7200">
        <w:rPr>
          <w:rFonts w:ascii="Gotham Book" w:hAnsi="Gotham Book"/>
        </w:rPr>
        <w:t xml:space="preserve">your </w:t>
      </w:r>
      <w:r w:rsidR="009E7348" w:rsidRPr="008E7200">
        <w:rPr>
          <w:rFonts w:ascii="Gotham Book" w:hAnsi="Gotham Book"/>
        </w:rPr>
        <w:t>employment during the Relevant Period.</w:t>
      </w:r>
    </w:p>
    <w:p w14:paraId="73577F98"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Relevant Period</w:t>
      </w:r>
      <w:r w:rsidRPr="008E7200">
        <w:rPr>
          <w:rFonts w:ascii="Gotham Book" w:hAnsi="Gotham Book"/>
        </w:rPr>
        <w:t>’</w:t>
      </w:r>
      <w:r w:rsidR="009E7348" w:rsidRPr="008E7200">
        <w:rPr>
          <w:rFonts w:ascii="Gotham Book" w:hAnsi="Gotham Book"/>
        </w:rPr>
        <w:t xml:space="preserve"> shall mean the period of 12 months ending with the Termination Date.</w:t>
      </w:r>
    </w:p>
    <w:p w14:paraId="7EC6CDDF" w14:textId="77448CA5"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Restricted Customers/Business</w:t>
      </w:r>
      <w:r w:rsidRPr="008E7200">
        <w:rPr>
          <w:rFonts w:ascii="Gotham Book" w:hAnsi="Gotham Book"/>
        </w:rPr>
        <w:t>’</w:t>
      </w:r>
      <w:r w:rsidR="009E7348" w:rsidRPr="008E7200">
        <w:rPr>
          <w:rFonts w:ascii="Gotham Book" w:hAnsi="Gotham Book"/>
        </w:rPr>
        <w:t xml:space="preserve"> </w:t>
      </w:r>
      <w:r w:rsidR="008347E8" w:rsidRPr="008347E8">
        <w:rPr>
          <w:rFonts w:ascii="Gotham Book" w:hAnsi="Gotham Book"/>
        </w:rPr>
        <w:t>shall mean any person, firm, company or other organisation who was at any time in the Relevant Period a customer of the Company and with whom you have had material personal dealings in the course of your employment during the Relevant Period.</w:t>
      </w:r>
    </w:p>
    <w:p w14:paraId="2BD4D42E" w14:textId="571091DF"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Restricted Period</w:t>
      </w:r>
      <w:r w:rsidRPr="008E7200">
        <w:rPr>
          <w:rFonts w:ascii="Gotham Book" w:hAnsi="Gotham Book"/>
        </w:rPr>
        <w:t>’</w:t>
      </w:r>
      <w:r w:rsidR="009E7348" w:rsidRPr="008E7200">
        <w:rPr>
          <w:rFonts w:ascii="Gotham Book" w:hAnsi="Gotham Book"/>
        </w:rPr>
        <w:t xml:space="preserve"> shall mean a period beginning on the day after the</w:t>
      </w:r>
      <w:r w:rsidR="00542763" w:rsidRPr="008E7200">
        <w:rPr>
          <w:rFonts w:ascii="Gotham Book" w:hAnsi="Gotham Book"/>
        </w:rPr>
        <w:t xml:space="preserve"> Termination Date equal to </w:t>
      </w:r>
      <w:r w:rsidR="003C1D77">
        <w:rPr>
          <w:rFonts w:ascii="Gotham Book" w:hAnsi="Gotham Book"/>
        </w:rPr>
        <w:t>6</w:t>
      </w:r>
      <w:r w:rsidR="009E7348" w:rsidRPr="008E7200">
        <w:rPr>
          <w:rFonts w:ascii="Gotham Book" w:hAnsi="Gotham Book"/>
        </w:rPr>
        <w:t xml:space="preserve"> months less any period during which the </w:t>
      </w:r>
      <w:r w:rsidR="009A440D" w:rsidRPr="008E7200">
        <w:rPr>
          <w:rFonts w:ascii="Gotham Book" w:hAnsi="Gotham Book"/>
        </w:rPr>
        <w:t xml:space="preserve">Company </w:t>
      </w:r>
      <w:r w:rsidR="009E7348" w:rsidRPr="008E7200">
        <w:rPr>
          <w:rFonts w:ascii="Gotham Book" w:hAnsi="Gotham Book"/>
        </w:rPr>
        <w:t xml:space="preserve">has exercised its right to send </w:t>
      </w:r>
      <w:r w:rsidR="00F14DA9" w:rsidRPr="008E7200">
        <w:rPr>
          <w:rFonts w:ascii="Gotham Book" w:hAnsi="Gotham Book"/>
        </w:rPr>
        <w:t xml:space="preserve">you </w:t>
      </w:r>
      <w:r w:rsidR="009E7348" w:rsidRPr="008E7200">
        <w:rPr>
          <w:rFonts w:ascii="Gotham Book" w:hAnsi="Gotham Book"/>
        </w:rPr>
        <w:t xml:space="preserve">on garden leave pursuant to clause </w:t>
      </w:r>
      <w:r w:rsidR="009E7348" w:rsidRPr="008E7200">
        <w:rPr>
          <w:rFonts w:ascii="Gotham Book" w:hAnsi="Gotham Book"/>
        </w:rPr>
        <w:fldChar w:fldCharType="begin"/>
      </w:r>
      <w:r w:rsidR="009E7348" w:rsidRPr="008E7200">
        <w:rPr>
          <w:rFonts w:ascii="Gotham Book" w:hAnsi="Gotham Book"/>
        </w:rPr>
        <w:instrText xml:space="preserve"> REF _Ref325443024 \r \h </w:instrText>
      </w:r>
      <w:r w:rsidR="00C72FAF" w:rsidRPr="008E7200">
        <w:rPr>
          <w:rFonts w:ascii="Gotham Book" w:hAnsi="Gotham Book"/>
        </w:rPr>
        <w:instrText xml:space="preserve"> \* MERGEFORMAT </w:instrText>
      </w:r>
      <w:r w:rsidR="009E7348" w:rsidRPr="008E7200">
        <w:rPr>
          <w:rFonts w:ascii="Gotham Book" w:hAnsi="Gotham Book"/>
        </w:rPr>
      </w:r>
      <w:r w:rsidR="009E7348" w:rsidRPr="008E7200">
        <w:rPr>
          <w:rFonts w:ascii="Gotham Book" w:hAnsi="Gotham Book"/>
        </w:rPr>
        <w:fldChar w:fldCharType="separate"/>
      </w:r>
      <w:r w:rsidR="006504D7" w:rsidRPr="008E7200">
        <w:rPr>
          <w:rFonts w:ascii="Gotham Book" w:hAnsi="Gotham Book"/>
        </w:rPr>
        <w:t>20</w:t>
      </w:r>
      <w:r w:rsidR="009E7348" w:rsidRPr="008E7200">
        <w:rPr>
          <w:rFonts w:ascii="Gotham Book" w:hAnsi="Gotham Book"/>
        </w:rPr>
        <w:fldChar w:fldCharType="end"/>
      </w:r>
      <w:r w:rsidR="009E7348" w:rsidRPr="008E7200">
        <w:rPr>
          <w:rFonts w:ascii="Gotham Book" w:hAnsi="Gotham Book"/>
        </w:rPr>
        <w:t xml:space="preserve"> in</w:t>
      </w:r>
      <w:r w:rsidR="00F14DA9" w:rsidRPr="008E7200">
        <w:rPr>
          <w:rFonts w:ascii="Gotham Book" w:hAnsi="Gotham Book"/>
        </w:rPr>
        <w:t xml:space="preserve"> this statement</w:t>
      </w:r>
      <w:r w:rsidR="009E7348" w:rsidRPr="008E7200">
        <w:rPr>
          <w:rFonts w:ascii="Gotham Book" w:hAnsi="Gotham Book"/>
        </w:rPr>
        <w:t>.</w:t>
      </w:r>
    </w:p>
    <w:p w14:paraId="1EDCBF68"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Termination Date</w:t>
      </w:r>
      <w:r w:rsidRPr="008E7200">
        <w:rPr>
          <w:rFonts w:ascii="Gotham Book" w:hAnsi="Gotham Book"/>
        </w:rPr>
        <w:t>’</w:t>
      </w:r>
      <w:r w:rsidR="009E7348" w:rsidRPr="008E7200">
        <w:rPr>
          <w:rFonts w:ascii="Gotham Book" w:hAnsi="Gotham Book"/>
        </w:rPr>
        <w:t xml:space="preserve"> shall mean the date of termination of </w:t>
      </w:r>
      <w:r w:rsidR="00F14DA9" w:rsidRPr="008E7200">
        <w:rPr>
          <w:rFonts w:ascii="Gotham Book" w:hAnsi="Gotham Book"/>
        </w:rPr>
        <w:t xml:space="preserve">your </w:t>
      </w:r>
      <w:r w:rsidR="009E7348" w:rsidRPr="008E7200">
        <w:rPr>
          <w:rFonts w:ascii="Gotham Book" w:hAnsi="Gotham Book"/>
        </w:rPr>
        <w:t xml:space="preserve">employment with the </w:t>
      </w:r>
      <w:r w:rsidR="00E327AA" w:rsidRPr="008E7200">
        <w:rPr>
          <w:rFonts w:ascii="Gotham Book" w:hAnsi="Gotham Book"/>
        </w:rPr>
        <w:t>Company</w:t>
      </w:r>
      <w:r w:rsidR="009E7348" w:rsidRPr="008E7200">
        <w:rPr>
          <w:rFonts w:ascii="Gotham Book" w:hAnsi="Gotham Book"/>
        </w:rPr>
        <w:t>.</w:t>
      </w:r>
    </w:p>
    <w:p w14:paraId="15A7B254" w14:textId="77777777" w:rsidR="009E7348" w:rsidRPr="008E7200" w:rsidRDefault="009E7348" w:rsidP="009E7348">
      <w:pPr>
        <w:pStyle w:val="Body"/>
        <w:rPr>
          <w:rFonts w:ascii="Gotham Book" w:hAnsi="Gotham Book"/>
          <w:b/>
        </w:rPr>
      </w:pPr>
      <w:r w:rsidRPr="008E7200">
        <w:rPr>
          <w:rFonts w:ascii="Gotham Book" w:hAnsi="Gotham Book"/>
          <w:b/>
        </w:rPr>
        <w:t>Restricted Customers/Business</w:t>
      </w:r>
    </w:p>
    <w:p w14:paraId="5D71072C"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so as to compete with the </w:t>
      </w:r>
      <w:r w:rsidR="009A440D" w:rsidRPr="008E7200">
        <w:rPr>
          <w:rFonts w:ascii="Gotham Book" w:hAnsi="Gotham Book"/>
        </w:rPr>
        <w:t xml:space="preserve">Company </w:t>
      </w:r>
      <w:r w:rsidR="009E7348" w:rsidRPr="008E7200">
        <w:rPr>
          <w:rFonts w:ascii="Gotham Book" w:hAnsi="Gotham Book"/>
        </w:rPr>
        <w:t xml:space="preserve">during the Restricted Period directly or indirectly on </w:t>
      </w:r>
      <w:r w:rsidRPr="008E7200">
        <w:rPr>
          <w:rFonts w:ascii="Gotham Book" w:hAnsi="Gotham Book"/>
        </w:rPr>
        <w:t xml:space="preserve">your </w:t>
      </w:r>
      <w:r w:rsidR="009E7348" w:rsidRPr="008E7200">
        <w:rPr>
          <w:rFonts w:ascii="Gotham Book" w:hAnsi="Gotham Book"/>
        </w:rPr>
        <w:t>own account or on behalf of or in conjunction with any person, firm, company or other organisation:</w:t>
      </w:r>
    </w:p>
    <w:p w14:paraId="542D07D6"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canvass or solicit or by any other means seek to conduct Prohibited Business; or</w:t>
      </w:r>
    </w:p>
    <w:p w14:paraId="5E928950"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conduct Prohibited Business</w:t>
      </w:r>
    </w:p>
    <w:p w14:paraId="36AAA378" w14:textId="77777777" w:rsidR="009E7348" w:rsidRPr="008E7200" w:rsidRDefault="009E7348" w:rsidP="009E7348">
      <w:pPr>
        <w:pStyle w:val="Body2"/>
        <w:rPr>
          <w:rFonts w:ascii="Gotham Book" w:hAnsi="Gotham Book"/>
        </w:rPr>
      </w:pPr>
      <w:r w:rsidRPr="008E7200">
        <w:rPr>
          <w:rFonts w:ascii="Gotham Book" w:hAnsi="Gotham Book"/>
        </w:rPr>
        <w:t xml:space="preserve">with any Restricted Customer with whom </w:t>
      </w:r>
      <w:r w:rsidR="00F14DA9" w:rsidRPr="008E7200">
        <w:rPr>
          <w:rFonts w:ascii="Gotham Book" w:hAnsi="Gotham Book"/>
        </w:rPr>
        <w:t xml:space="preserve">you </w:t>
      </w:r>
      <w:r w:rsidRPr="008E7200">
        <w:rPr>
          <w:rFonts w:ascii="Gotham Book" w:hAnsi="Gotham Book"/>
        </w:rPr>
        <w:t xml:space="preserve">shall have had material dealings in the course of </w:t>
      </w:r>
      <w:r w:rsidR="00F14DA9" w:rsidRPr="008E7200">
        <w:rPr>
          <w:rFonts w:ascii="Gotham Book" w:hAnsi="Gotham Book"/>
        </w:rPr>
        <w:t xml:space="preserve">your </w:t>
      </w:r>
      <w:r w:rsidRPr="008E7200">
        <w:rPr>
          <w:rFonts w:ascii="Gotham Book" w:hAnsi="Gotham Book"/>
        </w:rPr>
        <w:t>duties at any time in the Relevant Period.</w:t>
      </w:r>
    </w:p>
    <w:p w14:paraId="4B4E1187" w14:textId="77777777" w:rsidR="009E7348" w:rsidRPr="008E7200" w:rsidRDefault="009E7348" w:rsidP="009E7348">
      <w:pPr>
        <w:pStyle w:val="Body"/>
        <w:rPr>
          <w:rFonts w:ascii="Gotham Book" w:hAnsi="Gotham Book"/>
          <w:b/>
        </w:rPr>
      </w:pPr>
      <w:r w:rsidRPr="008E7200">
        <w:rPr>
          <w:rFonts w:ascii="Gotham Book" w:hAnsi="Gotham Book"/>
          <w:b/>
        </w:rPr>
        <w:t>Prospective Customers</w:t>
      </w:r>
    </w:p>
    <w:p w14:paraId="0D034735"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so as to compete with the </w:t>
      </w:r>
      <w:r w:rsidR="009A440D" w:rsidRPr="008E7200">
        <w:rPr>
          <w:rFonts w:ascii="Gotham Book" w:hAnsi="Gotham Book"/>
        </w:rPr>
        <w:t xml:space="preserve">Company </w:t>
      </w:r>
      <w:r w:rsidR="009E7348" w:rsidRPr="008E7200">
        <w:rPr>
          <w:rFonts w:ascii="Gotham Book" w:hAnsi="Gotham Book"/>
        </w:rPr>
        <w:t xml:space="preserve">during the Restricted Period directly or indirectly on </w:t>
      </w:r>
      <w:r w:rsidRPr="008E7200">
        <w:rPr>
          <w:rFonts w:ascii="Gotham Book" w:hAnsi="Gotham Book"/>
        </w:rPr>
        <w:t xml:space="preserve">your </w:t>
      </w:r>
      <w:r w:rsidR="009E7348" w:rsidRPr="008E7200">
        <w:rPr>
          <w:rFonts w:ascii="Gotham Book" w:hAnsi="Gotham Book"/>
        </w:rPr>
        <w:t>own account or on behalf of or in conjunction with any person, firm, company or other organisation:</w:t>
      </w:r>
    </w:p>
    <w:p w14:paraId="51CF6397"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canvass or solicit or by any other means seek to conduct Prohibited Business; or</w:t>
      </w:r>
    </w:p>
    <w:p w14:paraId="1C2C7F8F"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lastRenderedPageBreak/>
        <w:t>conduct Prohibited Business</w:t>
      </w:r>
    </w:p>
    <w:p w14:paraId="72265368" w14:textId="77777777" w:rsidR="009E7348" w:rsidRPr="008E7200" w:rsidRDefault="009E7348" w:rsidP="009E7348">
      <w:pPr>
        <w:pStyle w:val="Body2"/>
        <w:rPr>
          <w:rFonts w:ascii="Gotham Book" w:hAnsi="Gotham Book"/>
        </w:rPr>
      </w:pPr>
      <w:r w:rsidRPr="008E7200">
        <w:rPr>
          <w:rFonts w:ascii="Gotham Book" w:hAnsi="Gotham Book"/>
        </w:rPr>
        <w:t xml:space="preserve">with any Prospective Customer with whom </w:t>
      </w:r>
      <w:r w:rsidR="00F14DA9" w:rsidRPr="008E7200">
        <w:rPr>
          <w:rFonts w:ascii="Gotham Book" w:hAnsi="Gotham Book"/>
        </w:rPr>
        <w:t>you s</w:t>
      </w:r>
      <w:r w:rsidRPr="008E7200">
        <w:rPr>
          <w:rFonts w:ascii="Gotham Book" w:hAnsi="Gotham Book"/>
        </w:rPr>
        <w:t xml:space="preserve">hall have had material dealings in the course of </w:t>
      </w:r>
      <w:r w:rsidR="00F14DA9" w:rsidRPr="008E7200">
        <w:rPr>
          <w:rFonts w:ascii="Gotham Book" w:hAnsi="Gotham Book"/>
        </w:rPr>
        <w:t xml:space="preserve">your </w:t>
      </w:r>
      <w:r w:rsidRPr="008E7200">
        <w:rPr>
          <w:rFonts w:ascii="Gotham Book" w:hAnsi="Gotham Book"/>
        </w:rPr>
        <w:t>duties at any time in the Relevant Period.</w:t>
      </w:r>
    </w:p>
    <w:p w14:paraId="435AC168" w14:textId="77777777" w:rsidR="009E7348" w:rsidRPr="008E7200" w:rsidRDefault="009E7348" w:rsidP="009E7348">
      <w:pPr>
        <w:pStyle w:val="Body"/>
        <w:rPr>
          <w:rFonts w:ascii="Gotham Book" w:hAnsi="Gotham Book"/>
          <w:b/>
        </w:rPr>
      </w:pPr>
      <w:r w:rsidRPr="008E7200">
        <w:rPr>
          <w:rFonts w:ascii="Gotham Book" w:hAnsi="Gotham Book"/>
          <w:b/>
        </w:rPr>
        <w:t>Employees</w:t>
      </w:r>
    </w:p>
    <w:p w14:paraId="0BBA7998"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during the Restricted Period directly or indirectly induce or seek to induce any Employee of the </w:t>
      </w:r>
      <w:r w:rsidR="009A440D" w:rsidRPr="008E7200">
        <w:rPr>
          <w:rFonts w:ascii="Gotham Book" w:hAnsi="Gotham Book"/>
        </w:rPr>
        <w:t xml:space="preserve">Company </w:t>
      </w:r>
      <w:r w:rsidR="009E7348" w:rsidRPr="008E7200">
        <w:rPr>
          <w:rFonts w:ascii="Gotham Book" w:hAnsi="Gotham Book"/>
        </w:rPr>
        <w:t xml:space="preserve">engaged in the Prohibited Business who was such an employee at the Termination Date and with whom </w:t>
      </w:r>
      <w:r w:rsidRPr="008E7200">
        <w:rPr>
          <w:rFonts w:ascii="Gotham Book" w:hAnsi="Gotham Book"/>
        </w:rPr>
        <w:t>you s</w:t>
      </w:r>
      <w:r w:rsidR="009E7348" w:rsidRPr="008E7200">
        <w:rPr>
          <w:rFonts w:ascii="Gotham Book" w:hAnsi="Gotham Book"/>
        </w:rPr>
        <w:t xml:space="preserve">hall during the Relevant Period have had material dealings in the course of </w:t>
      </w:r>
      <w:r w:rsidRPr="008E7200">
        <w:rPr>
          <w:rFonts w:ascii="Gotham Book" w:hAnsi="Gotham Book"/>
        </w:rPr>
        <w:t xml:space="preserve">your </w:t>
      </w:r>
      <w:r w:rsidR="009E7348" w:rsidRPr="008E7200">
        <w:rPr>
          <w:rFonts w:ascii="Gotham Book" w:hAnsi="Gotham Book"/>
        </w:rPr>
        <w:t xml:space="preserve">duties </w:t>
      </w:r>
      <w:r w:rsidR="00AF6FCC" w:rsidRPr="008E7200">
        <w:rPr>
          <w:rFonts w:ascii="Gotham Book" w:hAnsi="Gotham Book"/>
        </w:rPr>
        <w:t>under this C</w:t>
      </w:r>
      <w:r w:rsidRPr="008E7200">
        <w:rPr>
          <w:rFonts w:ascii="Gotham Book" w:hAnsi="Gotham Book"/>
        </w:rPr>
        <w:t xml:space="preserve">ontract, </w:t>
      </w:r>
      <w:r w:rsidR="009E7348" w:rsidRPr="008E7200">
        <w:rPr>
          <w:rFonts w:ascii="Gotham Book" w:hAnsi="Gotham Book"/>
        </w:rPr>
        <w:t xml:space="preserve">to leave the employment of the </w:t>
      </w:r>
      <w:r w:rsidR="009A440D" w:rsidRPr="008E7200">
        <w:rPr>
          <w:rFonts w:ascii="Gotham Book" w:hAnsi="Gotham Book"/>
        </w:rPr>
        <w:t xml:space="preserve">Company </w:t>
      </w:r>
      <w:r w:rsidR="009E7348" w:rsidRPr="008E7200">
        <w:rPr>
          <w:rFonts w:ascii="Gotham Book" w:hAnsi="Gotham Book"/>
        </w:rPr>
        <w:t>whether or not this would be a breach of contract on the part of the Employee.</w:t>
      </w:r>
    </w:p>
    <w:p w14:paraId="0BD76249" w14:textId="77777777" w:rsidR="009E7348" w:rsidRPr="008E7200" w:rsidRDefault="009E7348" w:rsidP="009E7348">
      <w:pPr>
        <w:pStyle w:val="Body"/>
        <w:rPr>
          <w:rFonts w:ascii="Gotham Book" w:hAnsi="Gotham Book"/>
          <w:b/>
        </w:rPr>
      </w:pPr>
      <w:r w:rsidRPr="008E7200">
        <w:rPr>
          <w:rFonts w:ascii="Gotham Book" w:hAnsi="Gotham Book"/>
          <w:b/>
        </w:rPr>
        <w:t>Protected Supplier</w:t>
      </w:r>
    </w:p>
    <w:p w14:paraId="60E2487C"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during the Restricted Period directly or indirectly seek to entice away from the </w:t>
      </w:r>
      <w:r w:rsidR="009A440D" w:rsidRPr="008E7200">
        <w:rPr>
          <w:rFonts w:ascii="Gotham Book" w:hAnsi="Gotham Book"/>
        </w:rPr>
        <w:t xml:space="preserve">Company </w:t>
      </w:r>
      <w:r w:rsidR="009E7348" w:rsidRPr="008E7200">
        <w:rPr>
          <w:rFonts w:ascii="Gotham Book" w:hAnsi="Gotham Book"/>
        </w:rPr>
        <w:t xml:space="preserve">or otherwise solicit or interfere with the relationship between the </w:t>
      </w:r>
      <w:r w:rsidR="009A440D" w:rsidRPr="008E7200">
        <w:rPr>
          <w:rFonts w:ascii="Gotham Book" w:hAnsi="Gotham Book"/>
        </w:rPr>
        <w:t xml:space="preserve">Company </w:t>
      </w:r>
      <w:r w:rsidR="009E7348" w:rsidRPr="008E7200">
        <w:rPr>
          <w:rFonts w:ascii="Gotham Book" w:hAnsi="Gotham Book"/>
        </w:rPr>
        <w:t>and any Protected Supplier.</w:t>
      </w:r>
    </w:p>
    <w:p w14:paraId="64039F33" w14:textId="77777777" w:rsidR="009E7348" w:rsidRPr="008E7200" w:rsidRDefault="009E7348" w:rsidP="009E7348">
      <w:pPr>
        <w:pStyle w:val="Body"/>
        <w:rPr>
          <w:rFonts w:ascii="Gotham Book" w:hAnsi="Gotham Book"/>
          <w:b/>
        </w:rPr>
      </w:pPr>
      <w:r w:rsidRPr="008E7200">
        <w:rPr>
          <w:rFonts w:ascii="Gotham Book" w:hAnsi="Gotham Book"/>
          <w:b/>
        </w:rPr>
        <w:t>Miscellaneous</w:t>
      </w:r>
    </w:p>
    <w:p w14:paraId="79FF65C7"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Each of the restrictions contained in this clause is intended to be separate and severable.</w:t>
      </w:r>
      <w:r w:rsidR="008E7200" w:rsidRPr="008E7200">
        <w:rPr>
          <w:rFonts w:ascii="Gotham Book" w:hAnsi="Gotham Book"/>
        </w:rPr>
        <w:t xml:space="preserve"> </w:t>
      </w:r>
      <w:r w:rsidRPr="008E7200">
        <w:rPr>
          <w:rFonts w:ascii="Gotham Book" w:hAnsi="Gotham Book"/>
        </w:rPr>
        <w:t>In the event that any of the restrictions shall be held void but would be valid if part of the wording thereof were deleted such restriction shall apply with such deletion as may be necessary to make it valid and effective.</w:t>
      </w:r>
    </w:p>
    <w:p w14:paraId="55F085F8"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shall under no circumstances whatsoever either directly or indirectly receive or accept for</w:t>
      </w:r>
      <w:r w:rsidRPr="008E7200">
        <w:rPr>
          <w:rFonts w:ascii="Gotham Book" w:hAnsi="Gotham Book"/>
        </w:rPr>
        <w:t xml:space="preserve"> your </w:t>
      </w:r>
      <w:r w:rsidR="009E7348" w:rsidRPr="008E7200">
        <w:rPr>
          <w:rFonts w:ascii="Gotham Book" w:hAnsi="Gotham Book"/>
        </w:rPr>
        <w:t>own benefit any commission, rebate, discount, gratuity or profit from any person, firm, company or other organisation having business transactions with the</w:t>
      </w:r>
      <w:r w:rsidRPr="008E7200">
        <w:rPr>
          <w:rFonts w:ascii="Gotham Book" w:hAnsi="Gotham Book"/>
        </w:rPr>
        <w:t xml:space="preserve"> Company</w:t>
      </w:r>
      <w:r w:rsidR="009E7348" w:rsidRPr="008E7200">
        <w:rPr>
          <w:rFonts w:ascii="Gotham Book" w:hAnsi="Gotham Book"/>
        </w:rPr>
        <w:t>.</w:t>
      </w:r>
    </w:p>
    <w:p w14:paraId="07504C8B"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at any time after the termination of </w:t>
      </w:r>
      <w:r w:rsidRPr="008E7200">
        <w:rPr>
          <w:rFonts w:ascii="Gotham Book" w:hAnsi="Gotham Book"/>
        </w:rPr>
        <w:t xml:space="preserve">your </w:t>
      </w:r>
      <w:r w:rsidR="009E7348" w:rsidRPr="008E7200">
        <w:rPr>
          <w:rFonts w:ascii="Gotham Book" w:hAnsi="Gotham Book"/>
        </w:rPr>
        <w:t xml:space="preserve">employment with the </w:t>
      </w:r>
      <w:r w:rsidRPr="008E7200">
        <w:rPr>
          <w:rFonts w:ascii="Gotham Book" w:hAnsi="Gotham Book"/>
        </w:rPr>
        <w:t>Company</w:t>
      </w:r>
      <w:r w:rsidR="009E7348" w:rsidRPr="008E7200">
        <w:rPr>
          <w:rFonts w:ascii="Gotham Book" w:hAnsi="Gotham Book"/>
        </w:rPr>
        <w:t>:</w:t>
      </w:r>
    </w:p>
    <w:p w14:paraId="2E9534FB"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represent </w:t>
      </w:r>
      <w:r w:rsidR="00F14DA9" w:rsidRPr="008E7200">
        <w:rPr>
          <w:rFonts w:ascii="Gotham Book" w:hAnsi="Gotham Book"/>
        </w:rPr>
        <w:t xml:space="preserve">yourself </w:t>
      </w:r>
      <w:r w:rsidRPr="008E7200">
        <w:rPr>
          <w:rFonts w:ascii="Gotham Book" w:hAnsi="Gotham Book"/>
        </w:rPr>
        <w:t xml:space="preserve">as being in any way connected with or interested in any business of the </w:t>
      </w:r>
      <w:r w:rsidR="00F14DA9" w:rsidRPr="008E7200">
        <w:rPr>
          <w:rFonts w:ascii="Gotham Book" w:hAnsi="Gotham Book"/>
        </w:rPr>
        <w:t>Company</w:t>
      </w:r>
      <w:r w:rsidRPr="008E7200">
        <w:rPr>
          <w:rFonts w:ascii="Gotham Book" w:hAnsi="Gotham Book"/>
        </w:rPr>
        <w:t>;</w:t>
      </w:r>
    </w:p>
    <w:p w14:paraId="2D1E5BC6"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in any way make use of any corporate, business, product or service name which is identical to or likely to be confused with the corporate name or any business, product or service name used by the </w:t>
      </w:r>
      <w:r w:rsidR="009A440D" w:rsidRPr="008E7200">
        <w:rPr>
          <w:rFonts w:ascii="Gotham Book" w:hAnsi="Gotham Book"/>
        </w:rPr>
        <w:t xml:space="preserve">Company </w:t>
      </w:r>
      <w:r w:rsidRPr="008E7200">
        <w:rPr>
          <w:rFonts w:ascii="Gotham Book" w:hAnsi="Gotham Book"/>
        </w:rPr>
        <w:t xml:space="preserve">at the date of such termination or which might suggest a connection with </w:t>
      </w:r>
      <w:r w:rsidR="00F14DA9" w:rsidRPr="008E7200">
        <w:rPr>
          <w:rFonts w:ascii="Gotham Book" w:hAnsi="Gotham Book"/>
        </w:rPr>
        <w:t>the Company</w:t>
      </w:r>
      <w:r w:rsidRPr="008E7200">
        <w:rPr>
          <w:rFonts w:ascii="Gotham Book" w:hAnsi="Gotham Book"/>
        </w:rPr>
        <w:t>;</w:t>
      </w:r>
    </w:p>
    <w:p w14:paraId="00B38590"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cause or seek to cause to be terminated or adversely affected or otherwise interfere with any agreement or arrangement of any kind to which the </w:t>
      </w:r>
      <w:r w:rsidR="009A440D" w:rsidRPr="008E7200">
        <w:rPr>
          <w:rFonts w:ascii="Gotham Book" w:hAnsi="Gotham Book"/>
        </w:rPr>
        <w:t xml:space="preserve">Company </w:t>
      </w:r>
      <w:r w:rsidRPr="008E7200">
        <w:rPr>
          <w:rFonts w:ascii="Gotham Book" w:hAnsi="Gotham Book"/>
        </w:rPr>
        <w:t>is at the date of such termination party or from which it benefits.</w:t>
      </w:r>
    </w:p>
    <w:p w14:paraId="0217957F" w14:textId="77777777" w:rsidR="009E7348" w:rsidRPr="008E7200" w:rsidRDefault="00C772E3" w:rsidP="009E7348">
      <w:pPr>
        <w:tabs>
          <w:tab w:val="left" w:pos="8470"/>
        </w:tabs>
        <w:spacing w:after="220"/>
        <w:ind w:left="851" w:right="100" w:hanging="851"/>
        <w:jc w:val="center"/>
        <w:outlineLvl w:val="2"/>
        <w:rPr>
          <w:sz w:val="20"/>
          <w:szCs w:val="20"/>
          <w:u w:val="single"/>
        </w:rPr>
      </w:pPr>
      <w:bookmarkStart w:id="82" w:name="_Ref70000002"/>
      <w:bookmarkEnd w:id="82"/>
      <w:r w:rsidRPr="008E7200">
        <w:rPr>
          <w:sz w:val="20"/>
          <w:szCs w:val="20"/>
          <w:u w:val="single"/>
        </w:rPr>
        <w:br w:type="page"/>
      </w:r>
      <w:r w:rsidR="009E7348" w:rsidRPr="008E7200">
        <w:rPr>
          <w:sz w:val="20"/>
          <w:szCs w:val="20"/>
          <w:u w:val="single"/>
        </w:rPr>
        <w:lastRenderedPageBreak/>
        <w:t>OUR RULES &amp; POLICIES</w:t>
      </w:r>
    </w:p>
    <w:p w14:paraId="5DCED4BF" w14:textId="77777777" w:rsidR="009E7348" w:rsidRPr="008E7200" w:rsidRDefault="00136CF0" w:rsidP="00136CF0">
      <w:pPr>
        <w:pStyle w:val="Level1"/>
        <w:rPr>
          <w:rFonts w:ascii="Gotham Book" w:hAnsi="Gotham Book"/>
          <w:b/>
        </w:rPr>
      </w:pPr>
      <w:r w:rsidRPr="008E7200">
        <w:rPr>
          <w:rFonts w:ascii="Gotham Book" w:hAnsi="Gotham Book"/>
          <w:b/>
        </w:rPr>
        <w:t>DISCIPLINE AND GRIEVANCES</w:t>
      </w:r>
    </w:p>
    <w:p w14:paraId="62C47DC9" w14:textId="6B7F5EE0" w:rsidR="00676C00" w:rsidRPr="00EB7CA1" w:rsidRDefault="00676C00" w:rsidP="009E7348">
      <w:pPr>
        <w:pStyle w:val="Level2"/>
        <w:numPr>
          <w:ilvl w:val="1"/>
          <w:numId w:val="1"/>
        </w:numPr>
        <w:spacing w:after="210"/>
        <w:rPr>
          <w:rFonts w:ascii="Gotham Book" w:hAnsi="Gotham Book"/>
        </w:rPr>
      </w:pPr>
      <w:commentRangeStart w:id="83"/>
      <w:r w:rsidRPr="00EB7CA1">
        <w:rPr>
          <w:rFonts w:ascii="Gotham Book" w:hAnsi="Gotham Book"/>
        </w:rPr>
        <w:t xml:space="preserve">The </w:t>
      </w:r>
      <w:r w:rsidR="00DB3080" w:rsidRPr="00EB7CA1">
        <w:rPr>
          <w:rFonts w:ascii="Gotham Book" w:hAnsi="Gotham Book"/>
        </w:rPr>
        <w:t>Company</w:t>
      </w:r>
      <w:r w:rsidRPr="00EB7CA1">
        <w:rPr>
          <w:rFonts w:ascii="Gotham Book" w:hAnsi="Gotham Book"/>
        </w:rPr>
        <w:t xml:space="preserve"> deals with disciplinary matters and grievances in accordance with ACAS procedures, copies of which can be found </w:t>
      </w:r>
      <w:commentRangeEnd w:id="83"/>
      <w:r w:rsidR="0097577C">
        <w:rPr>
          <w:rStyle w:val="CommentReference"/>
          <w:rFonts w:ascii="Gotham Book" w:hAnsi="Gotham Book"/>
          <w:sz w:val="20"/>
          <w:szCs w:val="20"/>
        </w:rPr>
        <w:commentReference w:id="83"/>
      </w:r>
      <w:r w:rsidR="003C1D77">
        <w:rPr>
          <w:rFonts w:ascii="Gotham Book" w:hAnsi="Gotham Book"/>
        </w:rPr>
        <w:t xml:space="preserve">in Couch Heroes Company Handbook. </w:t>
      </w:r>
    </w:p>
    <w:p w14:paraId="271A63CF" w14:textId="77777777" w:rsidR="0069077F" w:rsidRPr="008E7200" w:rsidRDefault="0069077F" w:rsidP="0069077F">
      <w:pPr>
        <w:pStyle w:val="Level2"/>
        <w:numPr>
          <w:ilvl w:val="1"/>
          <w:numId w:val="1"/>
        </w:numPr>
        <w:spacing w:after="210"/>
        <w:rPr>
          <w:rFonts w:ascii="Gotham Book" w:hAnsi="Gotham Book"/>
        </w:rPr>
      </w:pPr>
      <w:r w:rsidRPr="008E7200">
        <w:rPr>
          <w:rFonts w:ascii="Gotham Book" w:hAnsi="Gotham Book"/>
        </w:rPr>
        <w:t xml:space="preserve">The Company reserves the right to suspend you with pay for a period of no longer than </w:t>
      </w:r>
      <w:r w:rsidR="00EB7CA1">
        <w:rPr>
          <w:rFonts w:ascii="Gotham Book" w:hAnsi="Gotham Book"/>
        </w:rPr>
        <w:t xml:space="preserve">is reasonably necessary </w:t>
      </w:r>
      <w:r w:rsidRPr="008E7200">
        <w:rPr>
          <w:rFonts w:ascii="Gotham Book" w:hAnsi="Gotham Book"/>
        </w:rPr>
        <w:t>for the purposes of investigating any allegation of misconduct or neglect against you. During this period you shall remain employed by the Company and bound by the terms of this agreement.</w:t>
      </w:r>
    </w:p>
    <w:p w14:paraId="3A73C33B" w14:textId="77777777" w:rsidR="009E7348" w:rsidRPr="008E7200" w:rsidRDefault="009E7348" w:rsidP="009E7348">
      <w:pPr>
        <w:pStyle w:val="Level1"/>
        <w:numPr>
          <w:ilvl w:val="0"/>
          <w:numId w:val="1"/>
        </w:numPr>
        <w:spacing w:after="210"/>
        <w:rPr>
          <w:rFonts w:ascii="Gotham Book" w:hAnsi="Gotham Book"/>
          <w:b/>
        </w:rPr>
      </w:pPr>
      <w:bookmarkStart w:id="84" w:name="_Ref325443024"/>
      <w:r w:rsidRPr="008E7200">
        <w:rPr>
          <w:rFonts w:ascii="Gotham Book" w:hAnsi="Gotham Book"/>
          <w:b/>
        </w:rPr>
        <w:t>GARDEN LEAVE</w:t>
      </w:r>
      <w:bookmarkEnd w:id="84"/>
    </w:p>
    <w:p w14:paraId="06158FC5"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either party serves notice upon the other to terminate the Contract or if </w:t>
      </w:r>
      <w:r w:rsidR="0035055E" w:rsidRPr="008E7200">
        <w:rPr>
          <w:rFonts w:ascii="Gotham Book" w:hAnsi="Gotham Book"/>
        </w:rPr>
        <w:t>you seek</w:t>
      </w:r>
      <w:r w:rsidRPr="008E7200">
        <w:rPr>
          <w:rFonts w:ascii="Gotham Book" w:hAnsi="Gotham Book"/>
        </w:rPr>
        <w:t xml:space="preserve"> to resign without notice or by giving notice shorter than that required by the Contract, </w:t>
      </w:r>
      <w:r w:rsidR="0035055E" w:rsidRPr="008E7200">
        <w:rPr>
          <w:rFonts w:ascii="Gotham Book" w:hAnsi="Gotham Book"/>
        </w:rPr>
        <w:t xml:space="preserve">you </w:t>
      </w:r>
      <w:r w:rsidR="00676C00" w:rsidRPr="008E7200">
        <w:rPr>
          <w:rFonts w:ascii="Gotham Book" w:hAnsi="Gotham Book"/>
        </w:rPr>
        <w:t>may be required</w:t>
      </w:r>
      <w:r w:rsidR="0097577C" w:rsidRPr="008E7200">
        <w:rPr>
          <w:rFonts w:ascii="Gotham Book" w:hAnsi="Gotham Book"/>
        </w:rPr>
        <w:t xml:space="preserve"> to go on </w:t>
      </w:r>
      <w:r w:rsidR="00EB7CA1">
        <w:rPr>
          <w:rFonts w:ascii="Gotham Book" w:hAnsi="Gotham Book"/>
        </w:rPr>
        <w:t>‘</w:t>
      </w:r>
      <w:r w:rsidR="0097577C" w:rsidRPr="00EB7CA1">
        <w:rPr>
          <w:rFonts w:ascii="Gotham Book" w:hAnsi="Gotham Book"/>
          <w:b/>
          <w:bCs/>
        </w:rPr>
        <w:t>Garden Leave</w:t>
      </w:r>
      <w:r w:rsidR="00EB7CA1">
        <w:rPr>
          <w:rFonts w:ascii="Gotham Book" w:hAnsi="Gotham Book"/>
        </w:rPr>
        <w:t>’</w:t>
      </w:r>
      <w:r w:rsidR="0097577C" w:rsidRPr="008E7200">
        <w:rPr>
          <w:rFonts w:ascii="Gotham Book" w:hAnsi="Gotham Book"/>
        </w:rPr>
        <w:t xml:space="preserve">. </w:t>
      </w:r>
      <w:r w:rsidR="008A286E" w:rsidRPr="008E7200">
        <w:rPr>
          <w:rFonts w:ascii="Gotham Book" w:hAnsi="Gotham Book"/>
        </w:rPr>
        <w:t xml:space="preserve">The Company can place you on Garden Leave in its sole and absolute discretion without your agreement. </w:t>
      </w:r>
      <w:r w:rsidR="0097577C" w:rsidRPr="008E7200">
        <w:rPr>
          <w:rFonts w:ascii="Gotham Book" w:hAnsi="Gotham Book"/>
        </w:rPr>
        <w:t>During Garden Leave you may be required</w:t>
      </w:r>
      <w:r w:rsidR="00676C00" w:rsidRPr="008E7200">
        <w:rPr>
          <w:rFonts w:ascii="Gotham Book" w:hAnsi="Gotham Book"/>
        </w:rPr>
        <w:t>:</w:t>
      </w:r>
    </w:p>
    <w:p w14:paraId="04392A2C"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not to attend </w:t>
      </w:r>
      <w:r w:rsidR="0035055E" w:rsidRPr="008E7200">
        <w:rPr>
          <w:rFonts w:ascii="Gotham Book" w:hAnsi="Gotham Book"/>
        </w:rPr>
        <w:t>your p</w:t>
      </w:r>
      <w:r w:rsidRPr="008E7200">
        <w:rPr>
          <w:rFonts w:ascii="Gotham Book" w:hAnsi="Gotham Book"/>
        </w:rPr>
        <w:t xml:space="preserve">lace of work or any other premises of the </w:t>
      </w:r>
      <w:r w:rsidR="009A440D" w:rsidRPr="008E7200">
        <w:rPr>
          <w:rFonts w:ascii="Gotham Book" w:hAnsi="Gotham Book"/>
        </w:rPr>
        <w:t xml:space="preserve">Company </w:t>
      </w:r>
      <w:r w:rsidRPr="008E7200">
        <w:rPr>
          <w:rFonts w:ascii="Gotham Book" w:hAnsi="Gotham Book"/>
        </w:rPr>
        <w:t xml:space="preserve">(and may exclude </w:t>
      </w:r>
      <w:r w:rsidR="0035055E" w:rsidRPr="008E7200">
        <w:rPr>
          <w:rFonts w:ascii="Gotham Book" w:hAnsi="Gotham Book"/>
        </w:rPr>
        <w:t xml:space="preserve">you </w:t>
      </w:r>
      <w:r w:rsidRPr="008E7200">
        <w:rPr>
          <w:rFonts w:ascii="Gotham Book" w:hAnsi="Gotham Book"/>
        </w:rPr>
        <w:t xml:space="preserve">from such place of work or premises) during any remaining period of </w:t>
      </w:r>
      <w:r w:rsidR="00EB7CA1">
        <w:rPr>
          <w:rFonts w:ascii="Gotham Book" w:hAnsi="Gotham Book"/>
        </w:rPr>
        <w:t>employment</w:t>
      </w:r>
      <w:r w:rsidRPr="008E7200">
        <w:rPr>
          <w:rFonts w:ascii="Gotham Book" w:hAnsi="Gotham Book"/>
        </w:rPr>
        <w:t>;</w:t>
      </w:r>
    </w:p>
    <w:p w14:paraId="201396E7"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to resign immediately from any offices</w:t>
      </w:r>
      <w:r w:rsidR="0035055E" w:rsidRPr="008E7200">
        <w:rPr>
          <w:rFonts w:ascii="Gotham Book" w:hAnsi="Gotham Book"/>
        </w:rPr>
        <w:t xml:space="preserve"> you m</w:t>
      </w:r>
      <w:r w:rsidRPr="008E7200">
        <w:rPr>
          <w:rFonts w:ascii="Gotham Book" w:hAnsi="Gotham Book"/>
        </w:rPr>
        <w:t xml:space="preserve">ay hold with the </w:t>
      </w:r>
      <w:r w:rsidR="009A440D" w:rsidRPr="008E7200">
        <w:rPr>
          <w:rFonts w:ascii="Gotham Book" w:hAnsi="Gotham Book"/>
        </w:rPr>
        <w:t xml:space="preserve">Company </w:t>
      </w:r>
      <w:r w:rsidR="0035055E" w:rsidRPr="008E7200">
        <w:rPr>
          <w:rFonts w:ascii="Gotham Book" w:hAnsi="Gotham Book"/>
        </w:rPr>
        <w:t xml:space="preserve">(and if you </w:t>
      </w:r>
      <w:r w:rsidRPr="008E7200">
        <w:rPr>
          <w:rFonts w:ascii="Gotham Book" w:hAnsi="Gotham Book"/>
        </w:rPr>
        <w:t>fail to resign within seven days of</w:t>
      </w:r>
      <w:r w:rsidR="0035055E" w:rsidRPr="008E7200">
        <w:rPr>
          <w:rFonts w:ascii="Gotham Book" w:hAnsi="Gotham Book"/>
        </w:rPr>
        <w:t xml:space="preserve"> a</w:t>
      </w:r>
      <w:r w:rsidRPr="008E7200">
        <w:rPr>
          <w:rFonts w:ascii="Gotham Book" w:hAnsi="Gotham Book"/>
        </w:rPr>
        <w:t xml:space="preserve"> request, the Company is irrevocably authorised to appoint a person to execute any documents and to do everything necessary to effect such resignation or resignations on </w:t>
      </w:r>
      <w:r w:rsidR="0035055E" w:rsidRPr="008E7200">
        <w:rPr>
          <w:rFonts w:ascii="Gotham Book" w:hAnsi="Gotham Book"/>
        </w:rPr>
        <w:t xml:space="preserve">your </w:t>
      </w:r>
      <w:r w:rsidRPr="008E7200">
        <w:rPr>
          <w:rFonts w:ascii="Gotham Book" w:hAnsi="Gotham Book"/>
        </w:rPr>
        <w:t>behalf;</w:t>
      </w:r>
    </w:p>
    <w:p w14:paraId="2A90E93F"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not to carry out any of </w:t>
      </w:r>
      <w:r w:rsidR="00802A33" w:rsidRPr="008E7200">
        <w:rPr>
          <w:rFonts w:ascii="Gotham Book" w:hAnsi="Gotham Book"/>
        </w:rPr>
        <w:t>your</w:t>
      </w:r>
      <w:r w:rsidRPr="008E7200">
        <w:rPr>
          <w:rFonts w:ascii="Gotham Book" w:hAnsi="Gotham Book"/>
        </w:rPr>
        <w:t xml:space="preserve"> duties during any remaining period of </w:t>
      </w:r>
      <w:r w:rsidR="00EB7CA1">
        <w:rPr>
          <w:rFonts w:ascii="Gotham Book" w:hAnsi="Gotham Book"/>
        </w:rPr>
        <w:t>employment</w:t>
      </w:r>
      <w:r w:rsidRPr="008E7200">
        <w:rPr>
          <w:rFonts w:ascii="Gotham Book" w:hAnsi="Gotham Book"/>
        </w:rPr>
        <w:t>;</w:t>
      </w:r>
    </w:p>
    <w:p w14:paraId="1450DAC0"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to return to the </w:t>
      </w:r>
      <w:r w:rsidR="009A440D" w:rsidRPr="008E7200">
        <w:rPr>
          <w:rFonts w:ascii="Gotham Book" w:hAnsi="Gotham Book"/>
        </w:rPr>
        <w:t xml:space="preserve">Company </w:t>
      </w:r>
      <w:r w:rsidRPr="008E7200">
        <w:rPr>
          <w:rFonts w:ascii="Gotham Book" w:hAnsi="Gotham Book"/>
        </w:rPr>
        <w:t xml:space="preserve">all company property (including but not limited to </w:t>
      </w:r>
      <w:r w:rsidR="006504D7" w:rsidRPr="008E7200">
        <w:rPr>
          <w:rFonts w:ascii="Gotham Book" w:hAnsi="Gotham Book"/>
        </w:rPr>
        <w:t>smartphones</w:t>
      </w:r>
      <w:r w:rsidRPr="008E7200">
        <w:rPr>
          <w:rFonts w:ascii="Gotham Book" w:hAnsi="Gotham Book"/>
        </w:rPr>
        <w:t xml:space="preserve">, laptops and other mobile devices) security passes, documents and other materials (including copies) belonging to </w:t>
      </w:r>
      <w:r w:rsidR="0035055E" w:rsidRPr="008E7200">
        <w:rPr>
          <w:rFonts w:ascii="Gotham Book" w:hAnsi="Gotham Book"/>
        </w:rPr>
        <w:t xml:space="preserve">us </w:t>
      </w:r>
      <w:r w:rsidR="00802A33" w:rsidRPr="008E7200">
        <w:rPr>
          <w:rFonts w:ascii="Gotham Book" w:hAnsi="Gotham Book"/>
        </w:rPr>
        <w:t>including but not limited to</w:t>
      </w:r>
      <w:r w:rsidRPr="008E7200">
        <w:rPr>
          <w:rFonts w:ascii="Gotham Book" w:hAnsi="Gotham Book"/>
        </w:rPr>
        <w:t xml:space="preserve"> minutes and other papers relating to meetings of the </w:t>
      </w:r>
      <w:r w:rsidR="0035055E" w:rsidRPr="008E7200">
        <w:rPr>
          <w:rFonts w:ascii="Gotham Book" w:hAnsi="Gotham Book"/>
        </w:rPr>
        <w:t>Company</w:t>
      </w:r>
      <w:r w:rsidRPr="008E7200">
        <w:rPr>
          <w:rFonts w:ascii="Gotham Book" w:hAnsi="Gotham Book"/>
        </w:rPr>
        <w:t>; and</w:t>
      </w:r>
    </w:p>
    <w:p w14:paraId="7CE4A873"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not to have contact with any employee and/or customers of the </w:t>
      </w:r>
      <w:r w:rsidR="00E327AA" w:rsidRPr="008E7200">
        <w:rPr>
          <w:rFonts w:ascii="Gotham Book" w:hAnsi="Gotham Book"/>
        </w:rPr>
        <w:t>Company</w:t>
      </w:r>
      <w:r w:rsidR="00EB7CA1">
        <w:rPr>
          <w:rFonts w:ascii="Gotham Book" w:hAnsi="Gotham Book"/>
        </w:rPr>
        <w:t>,</w:t>
      </w:r>
    </w:p>
    <w:p w14:paraId="6B1F4686" w14:textId="77777777" w:rsidR="009E7348" w:rsidRPr="008E7200" w:rsidRDefault="009E7348" w:rsidP="009E7348">
      <w:pPr>
        <w:pStyle w:val="Body2"/>
        <w:rPr>
          <w:rFonts w:ascii="Gotham Book" w:hAnsi="Gotham Book"/>
        </w:rPr>
      </w:pPr>
      <w:r w:rsidRPr="008E7200">
        <w:rPr>
          <w:rFonts w:ascii="Gotham Book" w:hAnsi="Gotham Book"/>
        </w:rPr>
        <w:t xml:space="preserve">and, in such event, notwithstanding any other provision of </w:t>
      </w:r>
      <w:r w:rsidR="00EB7CA1">
        <w:rPr>
          <w:rFonts w:ascii="Gotham Book" w:hAnsi="Gotham Book"/>
        </w:rPr>
        <w:t>the C</w:t>
      </w:r>
      <w:r w:rsidRPr="008E7200">
        <w:rPr>
          <w:rFonts w:ascii="Gotham Book" w:hAnsi="Gotham Book"/>
        </w:rPr>
        <w:t xml:space="preserve">ontract, the </w:t>
      </w:r>
      <w:r w:rsidR="009A440D" w:rsidRPr="008E7200">
        <w:rPr>
          <w:rFonts w:ascii="Gotham Book" w:hAnsi="Gotham Book"/>
        </w:rPr>
        <w:t xml:space="preserve">Company </w:t>
      </w:r>
      <w:r w:rsidRPr="008E7200">
        <w:rPr>
          <w:rFonts w:ascii="Gotham Book" w:hAnsi="Gotham Book"/>
        </w:rPr>
        <w:t xml:space="preserve">shall be under no obligation to provide any work to </w:t>
      </w:r>
      <w:r w:rsidR="00E327AA" w:rsidRPr="008E7200">
        <w:rPr>
          <w:rFonts w:ascii="Gotham Book" w:hAnsi="Gotham Book"/>
        </w:rPr>
        <w:t>you o</w:t>
      </w:r>
      <w:r w:rsidRPr="008E7200">
        <w:rPr>
          <w:rFonts w:ascii="Gotham Book" w:hAnsi="Gotham Book"/>
        </w:rPr>
        <w:t>r vest in or assign to</w:t>
      </w:r>
      <w:r w:rsidR="0035055E" w:rsidRPr="008E7200">
        <w:rPr>
          <w:rFonts w:ascii="Gotham Book" w:hAnsi="Gotham Book"/>
        </w:rPr>
        <w:t xml:space="preserve"> you </w:t>
      </w:r>
      <w:r w:rsidRPr="008E7200">
        <w:rPr>
          <w:rFonts w:ascii="Gotham Book" w:hAnsi="Gotham Book"/>
        </w:rPr>
        <w:t xml:space="preserve">any powers or duties </w:t>
      </w:r>
      <w:r w:rsidR="0097577C" w:rsidRPr="008E7200">
        <w:rPr>
          <w:rFonts w:ascii="Gotham Book" w:hAnsi="Gotham Book"/>
        </w:rPr>
        <w:t>provided</w:t>
      </w:r>
      <w:r w:rsidRPr="008E7200">
        <w:rPr>
          <w:rFonts w:ascii="Gotham Book" w:hAnsi="Gotham Book"/>
        </w:rPr>
        <w:t xml:space="preserve"> that the </w:t>
      </w:r>
      <w:r w:rsidR="009A440D" w:rsidRPr="008E7200">
        <w:rPr>
          <w:rFonts w:ascii="Gotham Book" w:hAnsi="Gotham Book"/>
        </w:rPr>
        <w:t xml:space="preserve">Company </w:t>
      </w:r>
      <w:r w:rsidRPr="008E7200">
        <w:rPr>
          <w:rFonts w:ascii="Gotham Book" w:hAnsi="Gotham Book"/>
        </w:rPr>
        <w:t xml:space="preserve">shall continue to pay </w:t>
      </w:r>
      <w:r w:rsidR="0035055E" w:rsidRPr="008E7200">
        <w:rPr>
          <w:rFonts w:ascii="Gotham Book" w:hAnsi="Gotham Book"/>
        </w:rPr>
        <w:t xml:space="preserve">your </w:t>
      </w:r>
      <w:r w:rsidRPr="008E7200">
        <w:rPr>
          <w:rFonts w:ascii="Gotham Book" w:hAnsi="Gotham Book"/>
        </w:rPr>
        <w:t xml:space="preserve">remuneration and to provide all benefits to which </w:t>
      </w:r>
      <w:r w:rsidR="0035055E" w:rsidRPr="008E7200">
        <w:rPr>
          <w:rFonts w:ascii="Gotham Book" w:hAnsi="Gotham Book"/>
        </w:rPr>
        <w:t xml:space="preserve">you are </w:t>
      </w:r>
      <w:r w:rsidRPr="008E7200">
        <w:rPr>
          <w:rFonts w:ascii="Gotham Book" w:hAnsi="Gotham Book"/>
        </w:rPr>
        <w:t>entitled under the Contract for the remaining period of the Contract. This clause shall not affect</w:t>
      </w:r>
      <w:r w:rsidR="00E327AA" w:rsidRPr="008E7200">
        <w:rPr>
          <w:rFonts w:ascii="Gotham Book" w:hAnsi="Gotham Book"/>
        </w:rPr>
        <w:t xml:space="preserve"> our </w:t>
      </w:r>
      <w:r w:rsidRPr="008E7200">
        <w:rPr>
          <w:rFonts w:ascii="Gotham Book" w:hAnsi="Gotham Book"/>
        </w:rPr>
        <w:t>general right to suspend for good cause, nor affect the rights and obligations of the parties prior to the service of any such notice.</w:t>
      </w:r>
    </w:p>
    <w:p w14:paraId="29E18189"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P</w:t>
      </w:r>
      <w:r w:rsidR="009E7348" w:rsidRPr="008E7200">
        <w:rPr>
          <w:rStyle w:val="Level1asheadingtext"/>
          <w:rFonts w:ascii="Gotham Book" w:hAnsi="Gotham Book"/>
          <w:b/>
        </w:rPr>
        <w:t>AY IN LIEU OF NOTICE</w:t>
      </w:r>
    </w:p>
    <w:p w14:paraId="4B332C2D"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 xml:space="preserve">may, in its sole and absolute discretion, terminate </w:t>
      </w:r>
      <w:r w:rsidR="0035055E" w:rsidRPr="008E7200">
        <w:rPr>
          <w:rFonts w:ascii="Gotham Book" w:hAnsi="Gotham Book"/>
        </w:rPr>
        <w:t xml:space="preserve">your </w:t>
      </w:r>
      <w:r w:rsidRPr="008E7200">
        <w:rPr>
          <w:rFonts w:ascii="Gotham Book" w:hAnsi="Gotham Book"/>
        </w:rPr>
        <w:t>employment at any time and with immediate effect by paying a sum in lieu of notice (</w:t>
      </w:r>
      <w:r w:rsidR="00C12C8B" w:rsidRPr="008E7200">
        <w:rPr>
          <w:rFonts w:ascii="Gotham Book" w:hAnsi="Gotham Book"/>
        </w:rPr>
        <w:t>‘</w:t>
      </w:r>
      <w:r w:rsidRPr="008E7200">
        <w:rPr>
          <w:rFonts w:ascii="Gotham Book" w:hAnsi="Gotham Book"/>
          <w:b/>
          <w:bCs/>
        </w:rPr>
        <w:t>Payment in Lieu</w:t>
      </w:r>
      <w:r w:rsidR="00C12C8B" w:rsidRPr="008E7200">
        <w:rPr>
          <w:rFonts w:ascii="Gotham Book" w:hAnsi="Gotham Book"/>
        </w:rPr>
        <w:t>’</w:t>
      </w:r>
      <w:r w:rsidRPr="008E7200">
        <w:rPr>
          <w:rFonts w:ascii="Gotham Book" w:hAnsi="Gotham Book"/>
        </w:rPr>
        <w:t>) equal to</w:t>
      </w:r>
      <w:r w:rsidR="0035055E" w:rsidRPr="008E7200">
        <w:rPr>
          <w:rFonts w:ascii="Gotham Book" w:hAnsi="Gotham Book"/>
        </w:rPr>
        <w:t xml:space="preserve"> your </w:t>
      </w:r>
      <w:r w:rsidRPr="008E7200">
        <w:rPr>
          <w:rFonts w:ascii="Gotham Book" w:hAnsi="Gotham Book"/>
        </w:rPr>
        <w:t xml:space="preserve">salary (as at the date of termination) which </w:t>
      </w:r>
      <w:r w:rsidR="0035055E" w:rsidRPr="008E7200">
        <w:rPr>
          <w:rFonts w:ascii="Gotham Book" w:hAnsi="Gotham Book"/>
        </w:rPr>
        <w:t xml:space="preserve">you </w:t>
      </w:r>
      <w:r w:rsidRPr="008E7200">
        <w:rPr>
          <w:rFonts w:ascii="Gotham Book" w:hAnsi="Gotham Book"/>
        </w:rPr>
        <w:t xml:space="preserve">would have been entitled to receive under this Contract during </w:t>
      </w:r>
      <w:r w:rsidR="0035055E" w:rsidRPr="008E7200">
        <w:rPr>
          <w:rFonts w:ascii="Gotham Book" w:hAnsi="Gotham Book"/>
        </w:rPr>
        <w:t xml:space="preserve">your </w:t>
      </w:r>
      <w:r w:rsidRPr="008E7200">
        <w:rPr>
          <w:rFonts w:ascii="Gotham Book" w:hAnsi="Gotham Book"/>
        </w:rPr>
        <w:t>notice period (or, if notice has already been given, during the remainder of the notice period) less income tax and National Insurance contributions. For the avoidance of doubt, the Payment in Lieu shall not include any element in relation to:</w:t>
      </w:r>
    </w:p>
    <w:p w14:paraId="05329829"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any bonus</w:t>
      </w:r>
      <w:r w:rsidR="00783308" w:rsidRPr="008E7200">
        <w:rPr>
          <w:rFonts w:ascii="Gotham Book" w:hAnsi="Gotham Book"/>
        </w:rPr>
        <w:t>, commission</w:t>
      </w:r>
      <w:r w:rsidRPr="008E7200">
        <w:rPr>
          <w:rFonts w:ascii="Gotham Book" w:hAnsi="Gotham Book"/>
        </w:rPr>
        <w:t xml:space="preserve"> or other payments that might otherwise have been due during the period for which the Payment in Lieu is made;</w:t>
      </w:r>
    </w:p>
    <w:p w14:paraId="01042042"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lastRenderedPageBreak/>
        <w:t xml:space="preserve">any payment in respect of benefits which </w:t>
      </w:r>
      <w:r w:rsidR="0035055E" w:rsidRPr="008E7200">
        <w:rPr>
          <w:rFonts w:ascii="Gotham Book" w:hAnsi="Gotham Book"/>
        </w:rPr>
        <w:t xml:space="preserve">you </w:t>
      </w:r>
      <w:r w:rsidRPr="008E7200">
        <w:rPr>
          <w:rFonts w:ascii="Gotham Book" w:hAnsi="Gotham Book"/>
        </w:rPr>
        <w:t xml:space="preserve">would have been entitled to receive during the period for which </w:t>
      </w:r>
      <w:r w:rsidR="00783308" w:rsidRPr="008E7200">
        <w:rPr>
          <w:rFonts w:ascii="Gotham Book" w:hAnsi="Gotham Book"/>
        </w:rPr>
        <w:t>the Payment in Lieu is made; or</w:t>
      </w:r>
    </w:p>
    <w:p w14:paraId="165642C5"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any payment in respect of any holiday entitlement that would have accrued during the period for which the Payment in Lieu is made.</w:t>
      </w:r>
    </w:p>
    <w:p w14:paraId="4759A4C0" w14:textId="77777777" w:rsidR="00072E04" w:rsidRDefault="009E7348" w:rsidP="00072E04">
      <w:pPr>
        <w:pStyle w:val="Level1"/>
        <w:numPr>
          <w:ilvl w:val="0"/>
          <w:numId w:val="1"/>
        </w:numPr>
        <w:spacing w:after="210"/>
        <w:rPr>
          <w:rFonts w:ascii="Gotham Book" w:hAnsi="Gotham Book"/>
          <w:b/>
        </w:rPr>
      </w:pPr>
      <w:r w:rsidRPr="008E7200">
        <w:rPr>
          <w:rFonts w:ascii="Gotham Book" w:hAnsi="Gotham Book"/>
          <w:b/>
        </w:rPr>
        <w:t>IMMEDIATE TERMINATION</w:t>
      </w:r>
    </w:p>
    <w:p w14:paraId="54869A2D" w14:textId="1C356468" w:rsidR="00072E04" w:rsidRPr="00072E04" w:rsidRDefault="00072E04" w:rsidP="00072E04">
      <w:pPr>
        <w:pStyle w:val="Level2"/>
        <w:rPr>
          <w:rFonts w:ascii="Gotham Book" w:hAnsi="Gotham Book"/>
        </w:rPr>
      </w:pPr>
      <w:r w:rsidRPr="00072E04">
        <w:rPr>
          <w:rFonts w:ascii="Gotham Book" w:hAnsi="Gotham Book"/>
        </w:rPr>
        <w:t>The Company may also terminate your employment with immediate effect without notice or Payment in Lieu of notice and with no liability to make any further payment to you (other than in respect of amounts accrued due at the date of termination) if you:</w:t>
      </w:r>
    </w:p>
    <w:p w14:paraId="4AD5956D"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guilty of any gross misconduct affecting the business of the Company;</w:t>
      </w:r>
    </w:p>
    <w:p w14:paraId="7ED251B5"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commit any serious or repeated breach or non-observance of any of the provisions of this Contract or refuse or neglect to comply with any reasonable and lawful directions of the Company;</w:t>
      </w:r>
    </w:p>
    <w:p w14:paraId="65958829"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in the reasonable opinion of the Company, negligent and incompetent in the performance of your duties;</w:t>
      </w:r>
    </w:p>
    <w:p w14:paraId="34956D07"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declared bankrupt or make any arrangement with or for the benefit of your creditors or have a county court administration order made against you under the County Court Act 1984;</w:t>
      </w:r>
    </w:p>
    <w:p w14:paraId="6384811A"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fail to report your own actual or potential wrongdoing and/or any actual or potential wrongdoing of any other employee or director of the Company immediately on becoming aware of it;</w:t>
      </w:r>
    </w:p>
    <w:p w14:paraId="6D59C14C"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convicted of any criminal offence (other than an offence under any road traffic legislation in the United Kingdom or elsewhere for which a fine or non-custodial penalty is imposed);</w:t>
      </w:r>
    </w:p>
    <w:p w14:paraId="27596E4E"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become subject to an order or determination under the Mental Health Act 1983 (or any replacement or amendment thereof) or the Mental Capacity Act 2005 which, in the reasonable opinion of the Company, renders you unable to perform your duties under this Contract;</w:t>
      </w:r>
    </w:p>
    <w:p w14:paraId="2CE97D2E"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cease to be eligible to work in the United Kingdom;</w:t>
      </w:r>
    </w:p>
    <w:p w14:paraId="14741532"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guilty of any fraud or dishonesty or act in any manner which in the opinion of the Company brings or is likely to bring the Company or yourself into disrepute or is materially adverse to our interests;</w:t>
      </w:r>
    </w:p>
    <w:p w14:paraId="445DDD94"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guilty of a serious breach of any rules issued by the Company from time to time regarding its electronic communications systems; or</w:t>
      </w:r>
    </w:p>
    <w:p w14:paraId="600A5C5E"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unable by reason of incapacity to perform your duties under this Contract for an aggregate period of 12 weeks in any 52-week period even if, as a result of such termination, you would or might forfeit any entitlement to benefit from sick pay or permanent health insurance.</w:t>
      </w:r>
    </w:p>
    <w:p w14:paraId="15D785C8" w14:textId="77777777" w:rsidR="009E7348" w:rsidRPr="008E7200" w:rsidRDefault="00CA4BEC" w:rsidP="009E7348">
      <w:pPr>
        <w:pStyle w:val="Level1"/>
        <w:keepNext/>
        <w:numPr>
          <w:ilvl w:val="0"/>
          <w:numId w:val="1"/>
        </w:numPr>
        <w:spacing w:after="210"/>
        <w:rPr>
          <w:rStyle w:val="Level1asheadingtext"/>
          <w:rFonts w:ascii="Gotham Book" w:hAnsi="Gotham Book"/>
          <w:b/>
        </w:rPr>
      </w:pPr>
      <w:commentRangeStart w:id="85"/>
      <w:r w:rsidRPr="008E7200">
        <w:rPr>
          <w:rStyle w:val="Level1asheadingtext"/>
          <w:rFonts w:ascii="Gotham Book" w:hAnsi="Gotham Book"/>
          <w:b/>
        </w:rPr>
        <w:lastRenderedPageBreak/>
        <w:t>HEALTH AND SAFETY</w:t>
      </w:r>
      <w:commentRangeEnd w:id="85"/>
      <w:r w:rsidR="00860D99" w:rsidRPr="008E7200">
        <w:rPr>
          <w:rStyle w:val="CommentReference"/>
          <w:rFonts w:ascii="Gotham Book" w:hAnsi="Gotham Book" w:cs="Gotham Medium"/>
          <w:b/>
          <w:caps/>
          <w:sz w:val="20"/>
          <w:szCs w:val="20"/>
        </w:rPr>
        <w:commentReference w:id="85"/>
      </w:r>
    </w:p>
    <w:p w14:paraId="0833FF89" w14:textId="77777777" w:rsidR="009E7348" w:rsidRPr="008E7200" w:rsidRDefault="009E7348" w:rsidP="009E7348">
      <w:pPr>
        <w:pStyle w:val="Body1"/>
        <w:rPr>
          <w:rFonts w:ascii="Gotham Book" w:hAnsi="Gotham Book"/>
        </w:rPr>
      </w:pP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has a responsibility to ensure that all reasonable precautions are taken to provide and maintain safe and healthy working conditions which comply with all statutory requireme</w:t>
      </w:r>
      <w:r w:rsidR="00B8036E" w:rsidRPr="008E7200">
        <w:rPr>
          <w:rFonts w:ascii="Gotham Book" w:hAnsi="Gotham Book"/>
        </w:rPr>
        <w:t>nts and codes of practice.</w:t>
      </w:r>
      <w:r w:rsidR="008E7200" w:rsidRPr="008E7200">
        <w:rPr>
          <w:rFonts w:ascii="Gotham Book" w:hAnsi="Gotham Book"/>
        </w:rPr>
        <w:t xml:space="preserve"> </w:t>
      </w:r>
      <w:r w:rsidR="00B8036E" w:rsidRPr="008E7200">
        <w:rPr>
          <w:rFonts w:ascii="Gotham Book" w:hAnsi="Gotham Book"/>
        </w:rPr>
        <w:t xml:space="preserve">You have </w:t>
      </w:r>
      <w:r w:rsidRPr="008E7200">
        <w:rPr>
          <w:rFonts w:ascii="Gotham Book" w:hAnsi="Gotham Book"/>
        </w:rPr>
        <w:t xml:space="preserve">a responsibility to do all </w:t>
      </w:r>
      <w:r w:rsidR="00B8036E" w:rsidRPr="008E7200">
        <w:rPr>
          <w:rFonts w:ascii="Gotham Book" w:hAnsi="Gotham Book"/>
        </w:rPr>
        <w:t xml:space="preserve">you </w:t>
      </w:r>
      <w:r w:rsidRPr="008E7200">
        <w:rPr>
          <w:rFonts w:ascii="Gotham Book" w:hAnsi="Gotham Book"/>
        </w:rPr>
        <w:t xml:space="preserve">can to prevent injury to </w:t>
      </w:r>
      <w:r w:rsidR="00B8036E" w:rsidRPr="008E7200">
        <w:rPr>
          <w:rFonts w:ascii="Gotham Book" w:hAnsi="Gotham Book"/>
        </w:rPr>
        <w:t>yourself</w:t>
      </w:r>
      <w:r w:rsidRPr="008E7200">
        <w:rPr>
          <w:rFonts w:ascii="Gotham Book" w:hAnsi="Gotham Book"/>
        </w:rPr>
        <w:t xml:space="preserve">, </w:t>
      </w:r>
      <w:r w:rsidR="00B8036E" w:rsidRPr="008E7200">
        <w:rPr>
          <w:rFonts w:ascii="Gotham Book" w:hAnsi="Gotham Book"/>
        </w:rPr>
        <w:t>your</w:t>
      </w:r>
      <w:r w:rsidRPr="008E7200">
        <w:rPr>
          <w:rFonts w:ascii="Gotham Book" w:hAnsi="Gotham Book"/>
        </w:rPr>
        <w:t xml:space="preserve"> colleagues and others affected by </w:t>
      </w:r>
      <w:r w:rsidR="00B8036E" w:rsidRPr="008E7200">
        <w:rPr>
          <w:rFonts w:ascii="Gotham Book" w:hAnsi="Gotham Book"/>
        </w:rPr>
        <w:t xml:space="preserve">your </w:t>
      </w:r>
      <w:r w:rsidRPr="008E7200">
        <w:rPr>
          <w:rFonts w:ascii="Gotham Book" w:hAnsi="Gotham Book"/>
        </w:rPr>
        <w:t xml:space="preserve">actions (or omissions to act) at work. </w:t>
      </w:r>
      <w:r w:rsidR="00B8036E" w:rsidRPr="008E7200">
        <w:rPr>
          <w:rFonts w:ascii="Gotham Book" w:hAnsi="Gotham Book"/>
        </w:rPr>
        <w:t xml:space="preserve">You </w:t>
      </w:r>
      <w:r w:rsidRPr="008E7200">
        <w:rPr>
          <w:rFonts w:ascii="Gotham Book" w:hAnsi="Gotham Book"/>
        </w:rPr>
        <w:t xml:space="preserve">must follow any recommended procedures set out and/or provided to </w:t>
      </w:r>
      <w:r w:rsidR="00B8036E" w:rsidRPr="008E7200">
        <w:rPr>
          <w:rFonts w:ascii="Gotham Book" w:hAnsi="Gotham Book"/>
        </w:rPr>
        <w:t xml:space="preserve">you </w:t>
      </w:r>
      <w:r w:rsidRPr="008E7200">
        <w:rPr>
          <w:rFonts w:ascii="Gotham Book" w:hAnsi="Gotham Book"/>
        </w:rPr>
        <w:t>from time to time.</w:t>
      </w:r>
    </w:p>
    <w:p w14:paraId="4DDECEE2"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EQUAL OPPORTUNITIES</w:t>
      </w:r>
    </w:p>
    <w:p w14:paraId="77B3A311" w14:textId="77777777" w:rsidR="009E7348" w:rsidRPr="008E7200" w:rsidRDefault="009E7348" w:rsidP="009E7348">
      <w:pPr>
        <w:pStyle w:val="Body1"/>
        <w:rPr>
          <w:rFonts w:ascii="Gotham Book" w:hAnsi="Gotham Book"/>
        </w:rPr>
      </w:pP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is committed to a policy of equal opportunity in all aspects of recruitment and employment regardless of age, sex, sexual orientation, marriage and civil partnership, race, religion or belief, gender reassignment or disability (whether registered as disabled or not).</w:t>
      </w:r>
    </w:p>
    <w:p w14:paraId="4183C3C1"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DATA PROTECTION</w:t>
      </w:r>
    </w:p>
    <w:p w14:paraId="76F99143" w14:textId="77777777" w:rsidR="006A3E01" w:rsidRPr="008E7200" w:rsidRDefault="006A3E01" w:rsidP="006A3E01">
      <w:pPr>
        <w:pStyle w:val="Body1"/>
        <w:rPr>
          <w:rStyle w:val="Level1asheadingtext"/>
          <w:rFonts w:ascii="Gotham Book" w:hAnsi="Gotham Book" w:cs="Verdana"/>
          <w:caps w:val="0"/>
        </w:rPr>
      </w:pPr>
      <w:r w:rsidRPr="008E7200">
        <w:rPr>
          <w:rFonts w:ascii="Gotham Book" w:hAnsi="Gotham Book"/>
        </w:rPr>
        <w:t>The Company is a Data Controller for the purposes of data protection legislation. It is important that you read, understand and comply with any policies, notices or other information regarding personal data.</w:t>
      </w:r>
    </w:p>
    <w:p w14:paraId="5F46A27C"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COLLECTIVE AGREEMENTS</w:t>
      </w:r>
    </w:p>
    <w:p w14:paraId="33D46582" w14:textId="77777777" w:rsidR="009E7348" w:rsidRPr="008E7200" w:rsidRDefault="009E7348" w:rsidP="009E7348">
      <w:pPr>
        <w:pStyle w:val="Body1"/>
        <w:rPr>
          <w:rFonts w:ascii="Gotham Book" w:hAnsi="Gotham Book"/>
        </w:rPr>
      </w:pPr>
      <w:r w:rsidRPr="008E7200">
        <w:rPr>
          <w:rFonts w:ascii="Gotham Book" w:hAnsi="Gotham Book"/>
        </w:rPr>
        <w:t>There are no collective agreements which affect</w:t>
      </w:r>
      <w:r w:rsidR="00B8036E" w:rsidRPr="008E7200">
        <w:rPr>
          <w:rFonts w:ascii="Gotham Book" w:hAnsi="Gotham Book"/>
        </w:rPr>
        <w:t xml:space="preserve"> your </w:t>
      </w:r>
      <w:r w:rsidRPr="008E7200">
        <w:rPr>
          <w:rFonts w:ascii="Gotham Book" w:hAnsi="Gotham Book"/>
        </w:rPr>
        <w:t xml:space="preserve">employment with the </w:t>
      </w:r>
      <w:r w:rsidR="00B8036E" w:rsidRPr="008E7200">
        <w:rPr>
          <w:rFonts w:ascii="Gotham Book" w:hAnsi="Gotham Book"/>
        </w:rPr>
        <w:t>Company</w:t>
      </w:r>
      <w:r w:rsidRPr="008E7200">
        <w:rPr>
          <w:rFonts w:ascii="Gotham Book" w:hAnsi="Gotham Book"/>
          <w:i/>
        </w:rPr>
        <w:t>.</w:t>
      </w:r>
    </w:p>
    <w:p w14:paraId="76470CBB" w14:textId="77777777" w:rsidR="009E7348" w:rsidRPr="008E7200" w:rsidRDefault="009E7348"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NOTICES</w:t>
      </w:r>
    </w:p>
    <w:p w14:paraId="1EC06057" w14:textId="17840BD4" w:rsidR="009E7348" w:rsidRPr="008E7200" w:rsidRDefault="009E7348" w:rsidP="0018459F">
      <w:pPr>
        <w:pStyle w:val="Body1"/>
        <w:rPr>
          <w:rFonts w:ascii="Gotham Book" w:hAnsi="Gotham Book"/>
        </w:rPr>
      </w:pPr>
      <w:r w:rsidRPr="008E7200">
        <w:rPr>
          <w:rFonts w:ascii="Gotham Book" w:hAnsi="Gotham Book"/>
        </w:rPr>
        <w:t xml:space="preserve">Any notice to be given under this Contract must be given in writing by hand delivery, post or email </w:t>
      </w:r>
      <w:r w:rsidR="003C1D77">
        <w:rPr>
          <w:rFonts w:ascii="Gotham Book" w:hAnsi="Gotham Book"/>
        </w:rPr>
        <w:t>to the Human Resources Department or Human Resources Manager</w:t>
      </w:r>
      <w:r w:rsidRPr="008E7200">
        <w:rPr>
          <w:rFonts w:ascii="Gotham Book" w:hAnsi="Gotham Book"/>
        </w:rPr>
        <w:t xml:space="preserve"> on behalf of the Company.</w:t>
      </w:r>
    </w:p>
    <w:p w14:paraId="553CAD91" w14:textId="77777777" w:rsidR="0018459F" w:rsidRPr="008E7200" w:rsidRDefault="00CA4BEC" w:rsidP="0018459F">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CHANGES</w:t>
      </w:r>
    </w:p>
    <w:p w14:paraId="13DB63DA" w14:textId="77777777" w:rsidR="0018459F" w:rsidRPr="008E7200" w:rsidRDefault="0018459F" w:rsidP="0018459F">
      <w:pPr>
        <w:pStyle w:val="Body1"/>
        <w:rPr>
          <w:rFonts w:ascii="Gotham Book" w:hAnsi="Gotham Book"/>
        </w:rPr>
      </w:pPr>
      <w:r w:rsidRPr="008E7200">
        <w:rPr>
          <w:rFonts w:ascii="Gotham Book" w:hAnsi="Gotham Book"/>
        </w:rPr>
        <w:t>The Company reserves the right to make reasonable chan</w:t>
      </w:r>
      <w:r w:rsidR="00AF6FCC" w:rsidRPr="008E7200">
        <w:rPr>
          <w:rFonts w:ascii="Gotham Book" w:hAnsi="Gotham Book"/>
        </w:rPr>
        <w:t>ges to any of the terms of the C</w:t>
      </w:r>
      <w:r w:rsidR="00411A3A" w:rsidRPr="008E7200">
        <w:rPr>
          <w:rFonts w:ascii="Gotham Book" w:hAnsi="Gotham Book"/>
        </w:rPr>
        <w:t xml:space="preserve">ontract. </w:t>
      </w:r>
      <w:r w:rsidRPr="008E7200">
        <w:rPr>
          <w:rFonts w:ascii="Gotham Book" w:hAnsi="Gotham Book"/>
        </w:rPr>
        <w:t>You will be notified of any such changes in writing, no later than one month after the date of such change.</w:t>
      </w:r>
    </w:p>
    <w:p w14:paraId="6292634E" w14:textId="77777777" w:rsidR="00783308" w:rsidRPr="008E7200" w:rsidRDefault="00EC6C71" w:rsidP="0078330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EN</w:t>
      </w:r>
      <w:r w:rsidR="00783308" w:rsidRPr="008E7200">
        <w:rPr>
          <w:rStyle w:val="Level1asheadingtext"/>
          <w:rFonts w:ascii="Gotham Book" w:hAnsi="Gotham Book"/>
          <w:b/>
        </w:rPr>
        <w:t>TIRE AGREEMENT</w:t>
      </w:r>
    </w:p>
    <w:p w14:paraId="24F8A19F" w14:textId="77777777" w:rsidR="00783308" w:rsidRPr="008E7200" w:rsidRDefault="00AF6FCC" w:rsidP="00783308">
      <w:pPr>
        <w:pStyle w:val="Body1"/>
        <w:rPr>
          <w:rFonts w:ascii="Gotham Book" w:hAnsi="Gotham Book"/>
        </w:rPr>
      </w:pPr>
      <w:r w:rsidRPr="008E7200">
        <w:rPr>
          <w:rFonts w:ascii="Gotham Book" w:hAnsi="Gotham Book"/>
        </w:rPr>
        <w:t>This C</w:t>
      </w:r>
      <w:r w:rsidR="00783308" w:rsidRPr="008E7200">
        <w:rPr>
          <w:rFonts w:ascii="Gotham Book" w:hAnsi="Gotham Book"/>
        </w:rPr>
        <w:t xml:space="preserve">ontract constitutes the entire agreement and understanding between </w:t>
      </w:r>
      <w:r w:rsidR="0018459F" w:rsidRPr="008E7200">
        <w:rPr>
          <w:rFonts w:ascii="Gotham Book" w:hAnsi="Gotham Book"/>
        </w:rPr>
        <w:t>you</w:t>
      </w:r>
      <w:r w:rsidR="00783308" w:rsidRPr="008E7200">
        <w:rPr>
          <w:rFonts w:ascii="Gotham Book" w:hAnsi="Gotham Book"/>
        </w:rPr>
        <w:t xml:space="preserve"> and the </w:t>
      </w:r>
      <w:r w:rsidR="0018459F" w:rsidRPr="008E7200">
        <w:rPr>
          <w:rFonts w:ascii="Gotham Book" w:hAnsi="Gotham Book"/>
        </w:rPr>
        <w:t>Company</w:t>
      </w:r>
      <w:r w:rsidR="00783308" w:rsidRPr="008E7200">
        <w:rPr>
          <w:rFonts w:ascii="Gotham Book" w:hAnsi="Gotham Book"/>
        </w:rPr>
        <w:t xml:space="preserve"> and supersedes any previous agreement, discussions, negotiations, arrangements and understandings between </w:t>
      </w:r>
      <w:r w:rsidR="0018459F" w:rsidRPr="008E7200">
        <w:rPr>
          <w:rFonts w:ascii="Gotham Book" w:hAnsi="Gotham Book"/>
        </w:rPr>
        <w:t>us</w:t>
      </w:r>
      <w:r w:rsidR="00783308" w:rsidRPr="008E7200">
        <w:rPr>
          <w:rFonts w:ascii="Gotham Book" w:hAnsi="Gotham Book"/>
        </w:rPr>
        <w:t xml:space="preserve"> relating to </w:t>
      </w:r>
      <w:r w:rsidR="0018459F" w:rsidRPr="008E7200">
        <w:rPr>
          <w:rFonts w:ascii="Gotham Book" w:hAnsi="Gotham Book"/>
        </w:rPr>
        <w:t>your</w:t>
      </w:r>
      <w:r w:rsidR="00783308" w:rsidRPr="008E7200">
        <w:rPr>
          <w:rFonts w:ascii="Gotham Book" w:hAnsi="Gotham Book"/>
        </w:rPr>
        <w:t xml:space="preserve"> employment.</w:t>
      </w:r>
    </w:p>
    <w:p w14:paraId="715D1505" w14:textId="77777777" w:rsidR="00B71354" w:rsidRPr="008E7200" w:rsidRDefault="00CA4BEC" w:rsidP="00B71354">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THIRD PARTY RIGHTS</w:t>
      </w:r>
    </w:p>
    <w:p w14:paraId="1AFC4CDE" w14:textId="77777777" w:rsidR="00B71354" w:rsidRPr="008E7200" w:rsidRDefault="00B71354" w:rsidP="00783308">
      <w:pPr>
        <w:pStyle w:val="Body1"/>
        <w:rPr>
          <w:rFonts w:ascii="Gotham Book" w:hAnsi="Gotham Book"/>
        </w:rPr>
      </w:pPr>
      <w:r w:rsidRPr="008E7200">
        <w:rPr>
          <w:rFonts w:ascii="Gotham Book" w:hAnsi="Gotham Book"/>
        </w:rPr>
        <w:t>The Contracts (Rights of Third Parties) Act 1999 shall not</w:t>
      </w:r>
      <w:r w:rsidR="00AF6FCC" w:rsidRPr="008E7200">
        <w:rPr>
          <w:rFonts w:ascii="Gotham Book" w:hAnsi="Gotham Book"/>
        </w:rPr>
        <w:t xml:space="preserve"> apply to this C</w:t>
      </w:r>
      <w:r w:rsidRPr="008E7200">
        <w:rPr>
          <w:rFonts w:ascii="Gotham Book" w:hAnsi="Gotham Book"/>
        </w:rPr>
        <w:t xml:space="preserve">ontract and no person or party other than </w:t>
      </w:r>
      <w:r w:rsidR="001D5CAB" w:rsidRPr="008E7200">
        <w:rPr>
          <w:rFonts w:ascii="Gotham Book" w:hAnsi="Gotham Book"/>
        </w:rPr>
        <w:t>you</w:t>
      </w:r>
      <w:r w:rsidRPr="008E7200">
        <w:rPr>
          <w:rFonts w:ascii="Gotham Book" w:hAnsi="Gotham Book"/>
        </w:rPr>
        <w:t xml:space="preserve"> and the </w:t>
      </w:r>
      <w:r w:rsidR="001D5CAB" w:rsidRPr="008E7200">
        <w:rPr>
          <w:rFonts w:ascii="Gotham Book" w:hAnsi="Gotham Book"/>
        </w:rPr>
        <w:t>Company</w:t>
      </w:r>
      <w:r w:rsidRPr="008E7200">
        <w:rPr>
          <w:rFonts w:ascii="Gotham Book" w:hAnsi="Gotham Book"/>
        </w:rPr>
        <w:t xml:space="preserve"> shall have any righ</w:t>
      </w:r>
      <w:r w:rsidR="00AF6FCC" w:rsidRPr="008E7200">
        <w:rPr>
          <w:rFonts w:ascii="Gotham Book" w:hAnsi="Gotham Book"/>
        </w:rPr>
        <w:t>ts under it. The terms of this C</w:t>
      </w:r>
      <w:r w:rsidRPr="008E7200">
        <w:rPr>
          <w:rFonts w:ascii="Gotham Book" w:hAnsi="Gotham Book"/>
        </w:rPr>
        <w:t>ontract may be varie</w:t>
      </w:r>
      <w:r w:rsidR="00AF6FCC" w:rsidRPr="008E7200">
        <w:rPr>
          <w:rFonts w:ascii="Gotham Book" w:hAnsi="Gotham Book"/>
        </w:rPr>
        <w:t>d, amended or modified or this C</w:t>
      </w:r>
      <w:r w:rsidRPr="008E7200">
        <w:rPr>
          <w:rFonts w:ascii="Gotham Book" w:hAnsi="Gotham Book"/>
        </w:rPr>
        <w:t>ontract may be suspended, cancelled or terminated by agreement in writing b</w:t>
      </w:r>
      <w:r w:rsidR="00AF6FCC" w:rsidRPr="008E7200">
        <w:rPr>
          <w:rFonts w:ascii="Gotham Book" w:hAnsi="Gotham Book"/>
        </w:rPr>
        <w:t>etween the parties or this C</w:t>
      </w:r>
      <w:r w:rsidRPr="008E7200">
        <w:rPr>
          <w:rFonts w:ascii="Gotham Book" w:hAnsi="Gotham Book"/>
        </w:rPr>
        <w:t>ontract may be rescinded (in each case), without the consent</w:t>
      </w:r>
      <w:r w:rsidR="00056A8C" w:rsidRPr="008E7200">
        <w:rPr>
          <w:rFonts w:ascii="Gotham Book" w:hAnsi="Gotham Book"/>
        </w:rPr>
        <w:t xml:space="preserve"> of any third party. </w:t>
      </w:r>
    </w:p>
    <w:p w14:paraId="5C1D9147" w14:textId="77777777" w:rsidR="00783308" w:rsidRPr="008E7200" w:rsidRDefault="00783308" w:rsidP="0078330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GOVERNING LAW</w:t>
      </w:r>
    </w:p>
    <w:p w14:paraId="755B2635" w14:textId="77777777" w:rsidR="00783308" w:rsidRPr="008E7200" w:rsidRDefault="00AF6FCC" w:rsidP="00783308">
      <w:pPr>
        <w:pStyle w:val="Body1"/>
        <w:rPr>
          <w:rFonts w:ascii="Gotham Book" w:hAnsi="Gotham Book"/>
        </w:rPr>
      </w:pPr>
      <w:r w:rsidRPr="008E7200">
        <w:rPr>
          <w:rFonts w:ascii="Gotham Book" w:hAnsi="Gotham Book"/>
        </w:rPr>
        <w:t>This C</w:t>
      </w:r>
      <w:r w:rsidR="00783308" w:rsidRPr="008E7200">
        <w:rPr>
          <w:rFonts w:ascii="Gotham Book" w:hAnsi="Gotham Book"/>
        </w:rPr>
        <w:t>ontract is governed by and construed and interpreted in accordance with the laws of</w:t>
      </w:r>
      <w:r w:rsidR="00411A3A" w:rsidRPr="008E7200">
        <w:rPr>
          <w:rFonts w:ascii="Gotham Book" w:hAnsi="Gotham Book"/>
        </w:rPr>
        <w:t xml:space="preserve"> England</w:t>
      </w:r>
      <w:r w:rsidR="00753E5B" w:rsidRPr="008E7200">
        <w:rPr>
          <w:rFonts w:ascii="Gotham Book" w:hAnsi="Gotham Book"/>
        </w:rPr>
        <w:t xml:space="preserve"> and Wales</w:t>
      </w:r>
      <w:r w:rsidR="00411A3A" w:rsidRPr="008E7200">
        <w:rPr>
          <w:rFonts w:ascii="Gotham Book" w:hAnsi="Gotham Book"/>
        </w:rPr>
        <w:t xml:space="preserve">. </w:t>
      </w:r>
      <w:r w:rsidRPr="008E7200">
        <w:rPr>
          <w:rFonts w:ascii="Gotham Book" w:hAnsi="Gotham Book"/>
        </w:rPr>
        <w:t>The parties to this C</w:t>
      </w:r>
      <w:r w:rsidR="00783308" w:rsidRPr="008E7200">
        <w:rPr>
          <w:rFonts w:ascii="Gotham Book" w:hAnsi="Gotham Book"/>
        </w:rPr>
        <w:t>ontract submit to the exclusive jurisdiction of the English</w:t>
      </w:r>
      <w:r w:rsidR="00753E5B" w:rsidRPr="008E7200">
        <w:rPr>
          <w:rFonts w:ascii="Gotham Book" w:hAnsi="Gotham Book"/>
        </w:rPr>
        <w:t xml:space="preserve"> and Welsh</w:t>
      </w:r>
      <w:r w:rsidR="00783308" w:rsidRPr="008E7200">
        <w:rPr>
          <w:rFonts w:ascii="Gotham Book" w:hAnsi="Gotham Book"/>
        </w:rPr>
        <w:t xml:space="preserve"> courts in relation to any claim, dispute or matter arising out of or relating to this agreement.</w:t>
      </w:r>
    </w:p>
    <w:p w14:paraId="44D5C227" w14:textId="77777777" w:rsidR="00B31AB0" w:rsidRPr="008E7200" w:rsidRDefault="00B31AB0" w:rsidP="00CE1680">
      <w:pPr>
        <w:rPr>
          <w:rFonts w:cs="Times New Roman"/>
          <w:sz w:val="20"/>
          <w:szCs w:val="20"/>
        </w:rPr>
      </w:pPr>
    </w:p>
    <w:p w14:paraId="5F129E21" w14:textId="77777777" w:rsidR="007E3F8D" w:rsidRDefault="007E3F8D" w:rsidP="00CE1680">
      <w:pPr>
        <w:rPr>
          <w:rFonts w:cs="Times New Roman"/>
          <w:sz w:val="20"/>
          <w:szCs w:val="20"/>
        </w:rPr>
      </w:pPr>
    </w:p>
    <w:p w14:paraId="5D176C05" w14:textId="77777777" w:rsidR="007E3F8D" w:rsidRDefault="007E3F8D" w:rsidP="00CE1680">
      <w:pPr>
        <w:rPr>
          <w:rFonts w:cs="Times New Roman"/>
          <w:sz w:val="20"/>
          <w:szCs w:val="20"/>
        </w:rPr>
      </w:pPr>
    </w:p>
    <w:p w14:paraId="6BD229D8" w14:textId="77777777" w:rsidR="007E3F8D" w:rsidRDefault="007E3F8D" w:rsidP="00CE1680">
      <w:pPr>
        <w:rPr>
          <w:rFonts w:cs="Times New Roman"/>
          <w:sz w:val="20"/>
          <w:szCs w:val="20"/>
        </w:rPr>
      </w:pPr>
    </w:p>
    <w:p w14:paraId="1CE89A27" w14:textId="77777777" w:rsidR="007E3F8D" w:rsidRDefault="007E3F8D" w:rsidP="00CE1680">
      <w:pPr>
        <w:rPr>
          <w:rFonts w:cs="Times New Roman"/>
          <w:sz w:val="20"/>
          <w:szCs w:val="20"/>
        </w:rPr>
      </w:pPr>
    </w:p>
    <w:p w14:paraId="04892C99" w14:textId="77777777" w:rsidR="007E3F8D" w:rsidRDefault="007E3F8D" w:rsidP="00CE1680">
      <w:pPr>
        <w:rPr>
          <w:rFonts w:cs="Times New Roman"/>
          <w:sz w:val="20"/>
          <w:szCs w:val="20"/>
        </w:rPr>
      </w:pPr>
    </w:p>
    <w:p w14:paraId="6BF90464" w14:textId="77777777" w:rsidR="007E3F8D" w:rsidRDefault="007E3F8D" w:rsidP="00CE1680">
      <w:pPr>
        <w:rPr>
          <w:rFonts w:cs="Times New Roman"/>
          <w:sz w:val="20"/>
          <w:szCs w:val="20"/>
        </w:rPr>
      </w:pPr>
    </w:p>
    <w:p w14:paraId="35D5A709" w14:textId="77777777" w:rsidR="007E3F8D" w:rsidRDefault="007E3F8D" w:rsidP="00CE1680">
      <w:pPr>
        <w:rPr>
          <w:rFonts w:cs="Times New Roman"/>
          <w:sz w:val="20"/>
          <w:szCs w:val="20"/>
        </w:rPr>
      </w:pPr>
    </w:p>
    <w:p w14:paraId="2158B211" w14:textId="77777777" w:rsidR="007E3F8D" w:rsidRDefault="007E3F8D" w:rsidP="00CE1680">
      <w:pPr>
        <w:rPr>
          <w:rFonts w:cs="Times New Roman"/>
          <w:sz w:val="20"/>
          <w:szCs w:val="20"/>
        </w:rPr>
      </w:pPr>
    </w:p>
    <w:p w14:paraId="57863898" w14:textId="6075C6CE" w:rsidR="00CE1680" w:rsidRPr="008E7200" w:rsidRDefault="00CE1680" w:rsidP="00CE1680">
      <w:pPr>
        <w:rPr>
          <w:rFonts w:cs="Times New Roman"/>
          <w:sz w:val="20"/>
          <w:szCs w:val="20"/>
        </w:rPr>
      </w:pPr>
      <w:r w:rsidRPr="008E7200">
        <w:rPr>
          <w:rFonts w:cs="Times New Roman"/>
          <w:sz w:val="20"/>
          <w:szCs w:val="20"/>
        </w:rPr>
        <w:t xml:space="preserve">This </w:t>
      </w:r>
      <w:r w:rsidR="00B31AB0" w:rsidRPr="008E7200">
        <w:rPr>
          <w:rFonts w:cs="Times New Roman"/>
          <w:sz w:val="20"/>
          <w:szCs w:val="20"/>
        </w:rPr>
        <w:t>Contract</w:t>
      </w:r>
      <w:r w:rsidRPr="008E7200">
        <w:rPr>
          <w:rFonts w:cs="Times New Roman"/>
          <w:sz w:val="20"/>
          <w:szCs w:val="20"/>
        </w:rPr>
        <w:t xml:space="preserve"> including its Schedule has been </w:t>
      </w:r>
      <w:r w:rsidR="00B31AB0" w:rsidRPr="008E7200">
        <w:rPr>
          <w:rFonts w:cs="Times New Roman"/>
          <w:b/>
          <w:bCs/>
          <w:sz w:val="20"/>
          <w:szCs w:val="20"/>
        </w:rPr>
        <w:t>ENTERED INTO AS A DEED</w:t>
      </w:r>
      <w:r w:rsidRPr="008E7200">
        <w:rPr>
          <w:rFonts w:cs="Times New Roman"/>
          <w:sz w:val="20"/>
          <w:szCs w:val="20"/>
        </w:rPr>
        <w:t xml:space="preserve"> on the date stated at the beginning of it.</w:t>
      </w:r>
    </w:p>
    <w:p w14:paraId="533604AC" w14:textId="77777777" w:rsidR="00CE1680" w:rsidRPr="008E7200" w:rsidRDefault="00CE1680" w:rsidP="00CE1680">
      <w:pPr>
        <w:rPr>
          <w:rFonts w:cs="Times New Roman"/>
          <w:sz w:val="20"/>
          <w:szCs w:val="20"/>
        </w:rPr>
      </w:pPr>
    </w:p>
    <w:p w14:paraId="32069906" w14:textId="77777777" w:rsidR="00862BA8" w:rsidRDefault="00CE1680" w:rsidP="00CE1680">
      <w:pPr>
        <w:rPr>
          <w:rFonts w:cs="Times New Roman"/>
          <w:sz w:val="20"/>
          <w:szCs w:val="20"/>
        </w:rPr>
      </w:pPr>
      <w:commentRangeStart w:id="86"/>
      <w:r w:rsidRPr="008E7200">
        <w:rPr>
          <w:rFonts w:cs="Times New Roman"/>
          <w:sz w:val="20"/>
          <w:szCs w:val="20"/>
        </w:rPr>
        <w:t xml:space="preserve">Executed as a deed by </w:t>
      </w:r>
      <w:r w:rsidR="00EB7CA1">
        <w:rPr>
          <w:rFonts w:cs="Times New Roman"/>
          <w:sz w:val="20"/>
          <w:szCs w:val="20"/>
        </w:rPr>
        <w:t>CH Game Development UK Ltd</w:t>
      </w:r>
      <w:r w:rsidRPr="008E7200">
        <w:rPr>
          <w:rFonts w:cs="Times New Roman"/>
          <w:sz w:val="20"/>
          <w:szCs w:val="20"/>
        </w:rPr>
        <w:t xml:space="preserve"> acting by </w:t>
      </w:r>
      <w:commentRangeEnd w:id="86"/>
      <w:r w:rsidR="00BA4A11">
        <w:rPr>
          <w:rStyle w:val="CommentReference"/>
          <w:rFonts w:cs="Times New Roman"/>
          <w:sz w:val="20"/>
          <w:szCs w:val="20"/>
        </w:rPr>
        <w:commentReference w:id="86"/>
      </w:r>
    </w:p>
    <w:p w14:paraId="5A5E1213" w14:textId="67A76B0E" w:rsidR="00CE1680" w:rsidRPr="008E7200" w:rsidRDefault="00862BA8" w:rsidP="00CE1680">
      <w:pPr>
        <w:rPr>
          <w:rFonts w:cs="Times New Roman"/>
          <w:sz w:val="20"/>
          <w:szCs w:val="20"/>
        </w:rPr>
      </w:pPr>
      <w:r>
        <w:rPr>
          <w:rFonts w:cs="Times New Roman"/>
          <w:sz w:val="20"/>
          <w:szCs w:val="20"/>
        </w:rPr>
        <w:t>KONSTANTINOS KANDILOROS</w:t>
      </w:r>
      <w:r w:rsidR="003C1D77">
        <w:rPr>
          <w:rFonts w:cs="Times New Roman"/>
          <w:sz w:val="20"/>
          <w:szCs w:val="20"/>
        </w:rPr>
        <w:t xml:space="preserve">: </w:t>
      </w:r>
    </w:p>
    <w:p w14:paraId="65E849B4" w14:textId="77777777" w:rsidR="00CE1680" w:rsidRPr="008E7200" w:rsidRDefault="00CE1680" w:rsidP="00CE1680">
      <w:pPr>
        <w:rPr>
          <w:rFonts w:cs="Times New Roman"/>
          <w:sz w:val="20"/>
          <w:szCs w:val="20"/>
        </w:rPr>
      </w:pPr>
    </w:p>
    <w:p w14:paraId="5B5C1323" w14:textId="5863DD06" w:rsidR="00CE1680" w:rsidRPr="008E7200" w:rsidRDefault="007E3F8D" w:rsidP="00CE1680">
      <w:pPr>
        <w:rPr>
          <w:rFonts w:cs="Times New Roman"/>
          <w:sz w:val="20"/>
          <w:szCs w:val="20"/>
        </w:rPr>
      </w:pPr>
      <w:r>
        <w:rPr>
          <w:rFonts w:cs="Times New Roman"/>
          <w:sz w:val="20"/>
          <w:szCs w:val="20"/>
        </w:rPr>
        <w:t>__________________________</w:t>
      </w:r>
    </w:p>
    <w:p w14:paraId="585ADE50" w14:textId="77777777" w:rsidR="003C1D77" w:rsidRPr="008E7200" w:rsidRDefault="003C1D77" w:rsidP="00CE1680">
      <w:pPr>
        <w:rPr>
          <w:rFonts w:cs="Times New Roman"/>
          <w:sz w:val="20"/>
          <w:szCs w:val="20"/>
        </w:rPr>
      </w:pPr>
    </w:p>
    <w:p w14:paraId="3636EFB8" w14:textId="77777777" w:rsidR="00CE1680" w:rsidRDefault="00CE1680" w:rsidP="00CE1680">
      <w:pPr>
        <w:rPr>
          <w:rFonts w:cs="Times New Roman"/>
          <w:sz w:val="20"/>
          <w:szCs w:val="20"/>
        </w:rPr>
      </w:pPr>
      <w:r w:rsidRPr="008E7200">
        <w:rPr>
          <w:rFonts w:cs="Times New Roman"/>
          <w:sz w:val="20"/>
          <w:szCs w:val="20"/>
        </w:rPr>
        <w:t>in the presence of:</w:t>
      </w:r>
    </w:p>
    <w:p w14:paraId="4F961998" w14:textId="3E407530" w:rsidR="00862BA8" w:rsidRDefault="00862BA8" w:rsidP="00CE1680">
      <w:pPr>
        <w:rPr>
          <w:rFonts w:cs="Times New Roman"/>
          <w:sz w:val="20"/>
          <w:szCs w:val="20"/>
        </w:rPr>
      </w:pPr>
      <w:r>
        <w:rPr>
          <w:rFonts w:cs="Times New Roman"/>
          <w:sz w:val="20"/>
          <w:szCs w:val="20"/>
        </w:rPr>
        <w:t>LORENZA MENNA, HR MANAGER</w:t>
      </w:r>
    </w:p>
    <w:p w14:paraId="2EAA9E32" w14:textId="4BDB1180" w:rsidR="00862BA8" w:rsidRPr="008E7200" w:rsidRDefault="00862BA8" w:rsidP="00CE1680">
      <w:pPr>
        <w:rPr>
          <w:rFonts w:cs="Times New Roman"/>
          <w:sz w:val="20"/>
          <w:szCs w:val="20"/>
        </w:rPr>
      </w:pPr>
      <w:r>
        <w:rPr>
          <w:rFonts w:cs="Times New Roman"/>
          <w:sz w:val="20"/>
          <w:szCs w:val="20"/>
        </w:rPr>
        <w:t>Via Massimo D’Azeglio 30, 65015, Montesilvano, Italy</w:t>
      </w:r>
    </w:p>
    <w:p w14:paraId="74973185" w14:textId="77777777" w:rsidR="00CE1680" w:rsidRPr="008E7200" w:rsidRDefault="00CE1680" w:rsidP="00CE1680">
      <w:pPr>
        <w:rPr>
          <w:rFonts w:cs="Times New Roman"/>
          <w:sz w:val="20"/>
          <w:szCs w:val="20"/>
        </w:rPr>
      </w:pPr>
    </w:p>
    <w:p w14:paraId="5A33412F" w14:textId="77777777" w:rsidR="00862BA8" w:rsidRPr="008E7200" w:rsidRDefault="00862BA8" w:rsidP="00862BA8">
      <w:pPr>
        <w:rPr>
          <w:rFonts w:cs="Times New Roman"/>
          <w:sz w:val="20"/>
          <w:szCs w:val="20"/>
        </w:rPr>
      </w:pPr>
      <w:r>
        <w:rPr>
          <w:rFonts w:cs="Times New Roman"/>
          <w:sz w:val="20"/>
          <w:szCs w:val="20"/>
        </w:rPr>
        <w:t>__________________________</w:t>
      </w:r>
    </w:p>
    <w:p w14:paraId="0F2E9305" w14:textId="77777777" w:rsidR="00CE1680" w:rsidRPr="008E7200" w:rsidRDefault="00CE1680" w:rsidP="00CE1680">
      <w:pPr>
        <w:rPr>
          <w:rFonts w:cs="Times New Roman"/>
          <w:sz w:val="20"/>
          <w:szCs w:val="20"/>
        </w:rPr>
      </w:pPr>
    </w:p>
    <w:p w14:paraId="69561EB8" w14:textId="77777777" w:rsidR="00CE1680" w:rsidRPr="008E7200" w:rsidRDefault="00CE1680" w:rsidP="00CE1680">
      <w:pPr>
        <w:rPr>
          <w:rFonts w:cs="Times New Roman"/>
          <w:sz w:val="20"/>
          <w:szCs w:val="20"/>
        </w:rPr>
      </w:pPr>
    </w:p>
    <w:p w14:paraId="24906A84" w14:textId="023BF19A" w:rsidR="00CE1680" w:rsidRDefault="00862BA8" w:rsidP="00CE1680">
      <w:pPr>
        <w:rPr>
          <w:rFonts w:cs="Times New Roman"/>
          <w:sz w:val="20"/>
          <w:szCs w:val="20"/>
        </w:rPr>
      </w:pPr>
      <w:r>
        <w:rPr>
          <w:rFonts w:cs="Times New Roman"/>
          <w:sz w:val="20"/>
          <w:szCs w:val="20"/>
        </w:rPr>
        <w:t>_____________</w:t>
      </w:r>
    </w:p>
    <w:p w14:paraId="60717EDC" w14:textId="77777777" w:rsidR="00862BA8" w:rsidRPr="008E7200" w:rsidRDefault="00862BA8" w:rsidP="00CE1680">
      <w:pPr>
        <w:rPr>
          <w:rFonts w:cs="Times New Roman"/>
          <w:sz w:val="20"/>
          <w:szCs w:val="20"/>
        </w:rPr>
      </w:pPr>
    </w:p>
    <w:p w14:paraId="53530033" w14:textId="67906C41" w:rsidR="00CE1680" w:rsidRPr="008E7200" w:rsidRDefault="00CE1680" w:rsidP="00CE1680">
      <w:pPr>
        <w:rPr>
          <w:rFonts w:cs="Times New Roman"/>
          <w:sz w:val="20"/>
          <w:szCs w:val="20"/>
        </w:rPr>
      </w:pPr>
      <w:r w:rsidRPr="008E7200">
        <w:rPr>
          <w:rFonts w:cs="Times New Roman"/>
          <w:sz w:val="20"/>
          <w:szCs w:val="20"/>
        </w:rPr>
        <w:t xml:space="preserve">Signed as a deed by </w:t>
      </w:r>
      <w:r w:rsidR="00862BA8">
        <w:rPr>
          <w:rFonts w:cs="Times New Roman"/>
          <w:sz w:val="20"/>
          <w:szCs w:val="20"/>
        </w:rPr>
        <w:t>GR</w:t>
      </w:r>
      <w:r w:rsidR="00A215E2">
        <w:rPr>
          <w:rFonts w:cs="Times New Roman"/>
          <w:sz w:val="20"/>
          <w:szCs w:val="20"/>
        </w:rPr>
        <w:t>AE</w:t>
      </w:r>
      <w:r w:rsidR="00862BA8">
        <w:rPr>
          <w:rFonts w:cs="Times New Roman"/>
          <w:sz w:val="20"/>
          <w:szCs w:val="20"/>
        </w:rPr>
        <w:t xml:space="preserve">ME </w:t>
      </w:r>
      <w:r w:rsidR="00A215E2">
        <w:rPr>
          <w:rFonts w:cs="Times New Roman"/>
          <w:sz w:val="20"/>
          <w:szCs w:val="20"/>
        </w:rPr>
        <w:t xml:space="preserve">PETER </w:t>
      </w:r>
      <w:r w:rsidR="00862BA8">
        <w:rPr>
          <w:rFonts w:cs="Times New Roman"/>
          <w:sz w:val="20"/>
          <w:szCs w:val="20"/>
        </w:rPr>
        <w:t>MONK</w:t>
      </w:r>
      <w:r w:rsidRPr="008E7200">
        <w:rPr>
          <w:rFonts w:cs="Times New Roman"/>
          <w:sz w:val="20"/>
          <w:szCs w:val="20"/>
        </w:rPr>
        <w:t>:</w:t>
      </w:r>
    </w:p>
    <w:p w14:paraId="323B91D9" w14:textId="77777777" w:rsidR="00CE1680" w:rsidRPr="008E7200" w:rsidRDefault="00CE1680" w:rsidP="00CE1680">
      <w:pPr>
        <w:rPr>
          <w:rFonts w:cs="Times New Roman"/>
          <w:sz w:val="20"/>
          <w:szCs w:val="20"/>
        </w:rPr>
      </w:pPr>
    </w:p>
    <w:p w14:paraId="32570C32" w14:textId="35EA749A" w:rsidR="00CE1680" w:rsidRPr="008E7200" w:rsidRDefault="00862BA8" w:rsidP="00CE1680">
      <w:pPr>
        <w:rPr>
          <w:rFonts w:cs="Times New Roman"/>
          <w:sz w:val="20"/>
          <w:szCs w:val="20"/>
        </w:rPr>
      </w:pPr>
      <w:r>
        <w:rPr>
          <w:rFonts w:cs="Times New Roman"/>
          <w:sz w:val="20"/>
          <w:szCs w:val="20"/>
        </w:rPr>
        <w:t>__________________________</w:t>
      </w:r>
    </w:p>
    <w:p w14:paraId="507BB640" w14:textId="77777777" w:rsidR="00CE1680" w:rsidRPr="008E7200" w:rsidRDefault="00CE1680" w:rsidP="00CE1680">
      <w:pPr>
        <w:rPr>
          <w:rFonts w:cs="Times New Roman"/>
          <w:sz w:val="20"/>
          <w:szCs w:val="20"/>
        </w:rPr>
      </w:pPr>
    </w:p>
    <w:p w14:paraId="122B69C1" w14:textId="77777777" w:rsidR="00862BA8" w:rsidRDefault="00862BA8" w:rsidP="00862BA8">
      <w:pPr>
        <w:rPr>
          <w:rFonts w:cs="Times New Roman"/>
          <w:sz w:val="20"/>
          <w:szCs w:val="20"/>
        </w:rPr>
      </w:pPr>
      <w:r>
        <w:rPr>
          <w:rFonts w:cs="Times New Roman"/>
          <w:sz w:val="20"/>
          <w:szCs w:val="20"/>
        </w:rPr>
        <w:t>_____________</w:t>
      </w:r>
    </w:p>
    <w:p w14:paraId="18D90762" w14:textId="77777777" w:rsidR="00CE1680" w:rsidRPr="008E7200" w:rsidRDefault="00CE1680" w:rsidP="00CE1680">
      <w:pPr>
        <w:rPr>
          <w:rFonts w:cs="Times New Roman"/>
          <w:sz w:val="20"/>
          <w:szCs w:val="20"/>
        </w:rPr>
      </w:pPr>
    </w:p>
    <w:p w14:paraId="58FCEDB4" w14:textId="77777777" w:rsidR="00CE1680" w:rsidRPr="008E7200" w:rsidRDefault="00CE1680" w:rsidP="00CE1680">
      <w:pPr>
        <w:rPr>
          <w:rFonts w:cs="Times New Roman"/>
          <w:sz w:val="20"/>
          <w:szCs w:val="20"/>
        </w:rPr>
      </w:pPr>
      <w:r w:rsidRPr="008E7200">
        <w:rPr>
          <w:rFonts w:cs="Times New Roman"/>
          <w:sz w:val="20"/>
          <w:szCs w:val="20"/>
        </w:rPr>
        <w:t>in the presence of:</w:t>
      </w:r>
    </w:p>
    <w:p w14:paraId="7A37E795" w14:textId="77777777" w:rsidR="00CE1680" w:rsidRPr="008E7200" w:rsidRDefault="00CE1680" w:rsidP="00CE1680">
      <w:pPr>
        <w:rPr>
          <w:rFonts w:cs="Times New Roman"/>
          <w:sz w:val="20"/>
          <w:szCs w:val="20"/>
        </w:rPr>
      </w:pPr>
    </w:p>
    <w:p w14:paraId="650387B4" w14:textId="7E746093" w:rsidR="00862BA8" w:rsidRPr="00862BA8" w:rsidRDefault="00862BA8" w:rsidP="00862BA8">
      <w:pPr>
        <w:rPr>
          <w:rFonts w:cs="Times New Roman"/>
          <w:sz w:val="20"/>
          <w:szCs w:val="20"/>
        </w:rPr>
      </w:pPr>
      <w:r w:rsidRPr="00862BA8">
        <w:rPr>
          <w:rFonts w:cs="Times New Roman"/>
          <w:sz w:val="20"/>
          <w:szCs w:val="20"/>
        </w:rPr>
        <w:t>SELINA BUSBY, Professor of Applied and Social Theatre</w:t>
      </w:r>
    </w:p>
    <w:p w14:paraId="5379FA2D" w14:textId="77777777" w:rsidR="00862BA8" w:rsidRPr="00862BA8" w:rsidRDefault="00862BA8" w:rsidP="00862BA8">
      <w:pPr>
        <w:rPr>
          <w:rFonts w:cs="Times New Roman"/>
          <w:sz w:val="20"/>
          <w:szCs w:val="20"/>
        </w:rPr>
      </w:pPr>
      <w:r w:rsidRPr="00862BA8">
        <w:rPr>
          <w:rFonts w:cs="Times New Roman"/>
          <w:sz w:val="20"/>
          <w:szCs w:val="20"/>
        </w:rPr>
        <w:t>5 The Cherry Pit, Downley, High Wycombe HP13 5FA</w:t>
      </w:r>
      <w:r w:rsidRPr="008E7200">
        <w:rPr>
          <w:rFonts w:cs="Times New Roman"/>
          <w:sz w:val="20"/>
          <w:szCs w:val="20"/>
        </w:rPr>
        <w:t xml:space="preserve"> </w:t>
      </w:r>
      <w:r w:rsidRPr="008E7200">
        <w:rPr>
          <w:rFonts w:cs="Times New Roman"/>
          <w:sz w:val="20"/>
          <w:szCs w:val="20"/>
        </w:rPr>
        <w:tab/>
      </w:r>
    </w:p>
    <w:p w14:paraId="471BF0FA" w14:textId="77777777" w:rsidR="00CE1680" w:rsidRPr="008E7200" w:rsidRDefault="00CE1680" w:rsidP="00CE1680">
      <w:pPr>
        <w:rPr>
          <w:rFonts w:cs="Times New Roman"/>
          <w:sz w:val="20"/>
          <w:szCs w:val="20"/>
        </w:rPr>
      </w:pPr>
    </w:p>
    <w:p w14:paraId="337CEA3F" w14:textId="77777777" w:rsidR="00862BA8" w:rsidRPr="008E7200" w:rsidRDefault="00862BA8" w:rsidP="00862BA8">
      <w:pPr>
        <w:rPr>
          <w:rFonts w:cs="Times New Roman"/>
          <w:sz w:val="20"/>
          <w:szCs w:val="20"/>
        </w:rPr>
      </w:pPr>
      <w:r>
        <w:rPr>
          <w:rFonts w:cs="Times New Roman"/>
          <w:sz w:val="20"/>
          <w:szCs w:val="20"/>
        </w:rPr>
        <w:t>__________________________</w:t>
      </w:r>
    </w:p>
    <w:p w14:paraId="79F3BEFC" w14:textId="77777777" w:rsidR="002F44C1" w:rsidRPr="00EB7CA1" w:rsidRDefault="002F44C1" w:rsidP="00CA4BEC">
      <w:pPr>
        <w:tabs>
          <w:tab w:val="left" w:pos="8470"/>
        </w:tabs>
        <w:spacing w:after="220" w:line="360" w:lineRule="auto"/>
        <w:ind w:right="100"/>
        <w:jc w:val="center"/>
        <w:rPr>
          <w:b/>
          <w:bCs/>
          <w:sz w:val="20"/>
          <w:szCs w:val="20"/>
        </w:rPr>
      </w:pPr>
      <w:r w:rsidRPr="008E7200">
        <w:rPr>
          <w:b/>
          <w:bCs/>
          <w:sz w:val="20"/>
          <w:szCs w:val="20"/>
        </w:rPr>
        <w:t xml:space="preserve"> </w:t>
      </w:r>
      <w:bookmarkStart w:id="87" w:name="_Hlk117505823"/>
      <w:bookmarkEnd w:id="87"/>
    </w:p>
    <w:sectPr w:rsidR="002F44C1" w:rsidRPr="00EB7CA1" w:rsidSect="00176F89">
      <w:headerReference w:type="default" r:id="rId13"/>
      <w:footerReference w:type="default" r:id="rId14"/>
      <w:footerReference w:type="first" r:id="rId15"/>
      <w:pgSz w:w="11907" w:h="16839"/>
      <w:pgMar w:top="1418" w:right="1418" w:bottom="1418" w:left="1418" w:header="851" w:footer="85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Sheridans" w:date="2022-12-19T17:31:00Z" w:initials="SS">
    <w:p w14:paraId="3137098A" w14:textId="77777777" w:rsidR="00205AF1" w:rsidRDefault="00205AF1" w:rsidP="00771C4F">
      <w:pPr>
        <w:pStyle w:val="CommentText"/>
        <w:jc w:val="left"/>
      </w:pPr>
      <w:r>
        <w:rPr>
          <w:rStyle w:val="CommentReference"/>
        </w:rPr>
        <w:annotationRef/>
      </w:r>
      <w:r>
        <w:t>If there is no probationary period you should state there is no probationary period rather than leave this blank.</w:t>
      </w:r>
    </w:p>
  </w:comment>
  <w:comment w:id="10" w:author="Graeme Monk" w:date="2026-05-07T17:07:00Z" w:initials="GM">
    <w:p w14:paraId="6B6B6265" w14:textId="77777777" w:rsidR="009A43D2" w:rsidRDefault="009A43D2" w:rsidP="009A43D2">
      <w:pPr>
        <w:pStyle w:val="CommentText"/>
        <w:jc w:val="left"/>
      </w:pPr>
      <w:r>
        <w:rPr>
          <w:rStyle w:val="CommentReference"/>
        </w:rPr>
        <w:annotationRef/>
      </w:r>
      <w:r>
        <w:t>I’d be looking to change this so that there are core hours that individuals should be working, i.e. 1000-1200 or 1400-1600 local time (depending on how contracts are worded in each country). I would also look at reducing the overall 40 hours per week to 37.5 or even 35, although I don’t think it makes a massive amount of difference either way.</w:t>
      </w:r>
    </w:p>
  </w:comment>
  <w:comment w:id="11" w:author="Sheridans" w:date="2022-12-19T17:31:00Z" w:initials="SS">
    <w:p w14:paraId="2775D272" w14:textId="77777777" w:rsidR="006D0073" w:rsidRDefault="00205AF1" w:rsidP="00305591">
      <w:pPr>
        <w:pStyle w:val="CommentText"/>
        <w:jc w:val="left"/>
      </w:pPr>
      <w:r>
        <w:rPr>
          <w:rStyle w:val="CommentReference"/>
        </w:rPr>
        <w:annotationRef/>
      </w:r>
      <w:r w:rsidR="006D0073">
        <w:t>For full time employees this is a minimum 28 days. Bank holidays can count towards this total.</w:t>
      </w:r>
    </w:p>
  </w:comment>
  <w:comment w:id="12" w:author="Graeme Monk" w:date="2026-05-07T17:10:00Z" w:initials="GM">
    <w:p w14:paraId="37720AC8" w14:textId="77777777" w:rsidR="009A43D2" w:rsidRDefault="009A43D2" w:rsidP="009A43D2">
      <w:pPr>
        <w:pStyle w:val="CommentText"/>
        <w:jc w:val="left"/>
      </w:pPr>
      <w:r>
        <w:rPr>
          <w:rStyle w:val="CommentReference"/>
        </w:rPr>
        <w:annotationRef/>
      </w:r>
      <w:r>
        <w:t>This should be worded as 28 days plus Bank Holidays. Again this could be specific to each country. I’d also be considering increasing this to 30 days plus Bank Holidays to bring in more in line with Europe.</w:t>
      </w:r>
    </w:p>
  </w:comment>
  <w:comment w:id="13" w:author="Graeme Monk" w:date="2026-05-07T17:11:00Z" w:initials="GM">
    <w:p w14:paraId="375D1FB0" w14:textId="77777777" w:rsidR="009A43D2" w:rsidRDefault="009A43D2" w:rsidP="009A43D2">
      <w:pPr>
        <w:pStyle w:val="CommentText"/>
        <w:jc w:val="left"/>
      </w:pPr>
      <w:r>
        <w:rPr>
          <w:rStyle w:val="CommentReference"/>
        </w:rPr>
        <w:annotationRef/>
      </w:r>
      <w:r>
        <w:t>I don’t know why this has to be signed twice by me, especially as this contract is a signed as a Deed rather than a standard contract of employment.</w:t>
      </w:r>
    </w:p>
  </w:comment>
  <w:comment w:id="14" w:author="Sheridans" w:date="2025-02-25T15:35:00Z" w:initials="SS">
    <w:p w14:paraId="06818366" w14:textId="77777777" w:rsidR="00382E66" w:rsidRDefault="00382E66" w:rsidP="00382E66">
      <w:pPr>
        <w:pStyle w:val="CommentText"/>
        <w:jc w:val="left"/>
      </w:pPr>
      <w:r>
        <w:rPr>
          <w:rStyle w:val="CommentReference"/>
        </w:rPr>
        <w:annotationRef/>
      </w:r>
      <w:r>
        <w:t>If you wish to provide any contractual benefits please let me know and we can suggest some wording.</w:t>
      </w:r>
    </w:p>
  </w:comment>
  <w:comment w:id="22" w:author="Graeme Monk" w:date="2026-05-07T17:29:00Z" w:initials="GM">
    <w:p w14:paraId="2FD5567E" w14:textId="77777777" w:rsidR="001E4AA2" w:rsidRDefault="001E4AA2" w:rsidP="001E4AA2">
      <w:pPr>
        <w:pStyle w:val="CommentText"/>
        <w:jc w:val="left"/>
      </w:pPr>
      <w:r>
        <w:rPr>
          <w:rStyle w:val="CommentReference"/>
        </w:rPr>
        <w:annotationRef/>
      </w:r>
      <w:r>
        <w:t>I’ve tried getting this out of Lorenza but I’m still unclear as to what holidays the company reserves. Either way it would be good to specify here what personal holiday the company is reserving.</w:t>
      </w:r>
    </w:p>
  </w:comment>
  <w:comment w:id="40" w:author="Sheridans" w:date="2025-02-25T15:36:00Z" w:initials="SS">
    <w:p w14:paraId="319AA344" w14:textId="77777777" w:rsidR="00382E66" w:rsidRDefault="00382E66" w:rsidP="00382E66">
      <w:pPr>
        <w:pStyle w:val="CommentText"/>
        <w:jc w:val="left"/>
      </w:pPr>
      <w:r>
        <w:rPr>
          <w:rStyle w:val="CommentReference"/>
        </w:rPr>
        <w:annotationRef/>
      </w:r>
      <w:r>
        <w:t>Whilst not a legal obligation, we would generally expect to see employees allowed to carry over holiday from one year to the next if you are comfortable with this arrangement.</w:t>
      </w:r>
    </w:p>
  </w:comment>
  <w:comment w:id="45" w:author="Sheridans" w:date="2025-02-25T15:41:00Z" w:initials="SS">
    <w:p w14:paraId="14763EEC" w14:textId="77777777" w:rsidR="008C38C8" w:rsidRDefault="008C38C8" w:rsidP="008C38C8">
      <w:pPr>
        <w:pStyle w:val="CommentText"/>
        <w:jc w:val="left"/>
      </w:pPr>
      <w:r>
        <w:rPr>
          <w:rStyle w:val="CommentReference"/>
        </w:rPr>
        <w:annotationRef/>
      </w:r>
      <w:r>
        <w:t>This clause does not prevent you from paying employees more whilst they are on sick leave if you would like to. The difference is that it does not compel you to pay them more, so you can assess each situation on a case-by-case basis. The only thing to bear in mind with that approach is to ensure that discretion is exercised consistently where appropriate.</w:t>
      </w:r>
    </w:p>
  </w:comment>
  <w:comment w:id="46" w:author="Sheridans" w:date="2025-02-25T15:44:00Z" w:initials="SS">
    <w:p w14:paraId="1758A7B2" w14:textId="77777777" w:rsidR="008C38C8" w:rsidRDefault="008C38C8" w:rsidP="008C38C8">
      <w:pPr>
        <w:pStyle w:val="CommentText"/>
        <w:jc w:val="left"/>
      </w:pPr>
      <w:r>
        <w:rPr>
          <w:rStyle w:val="CommentReference"/>
        </w:rPr>
        <w:annotationRef/>
      </w:r>
      <w:r>
        <w:t>This would include, for example, sexual harassment training which we recommend you require all staff to take once per year. This is because you have a duty to prevent the sexual harassment of your employees. For the same reason, you should put in place a sexual harassment policy and conduct a sexual harassment risk assessment if you have not already done so. We can help you with this if you would like.</w:t>
      </w:r>
    </w:p>
  </w:comment>
  <w:comment w:id="50" w:author="Graeme Monk" w:date="2026-05-07T17:17:00Z" w:initials="GM">
    <w:p w14:paraId="204DE27F" w14:textId="58BE416A" w:rsidR="00F15E21" w:rsidRDefault="00F15E21" w:rsidP="00F15E21">
      <w:pPr>
        <w:pStyle w:val="CommentText"/>
        <w:jc w:val="left"/>
      </w:pPr>
      <w:r>
        <w:rPr>
          <w:rStyle w:val="CommentReference"/>
        </w:rPr>
        <w:annotationRef/>
      </w:r>
      <w:r>
        <w:t>Whilst I’m comfortable signing this, it puts onus on the company to pass or extend probation - which should be confirmed in writing. If this is not done then the employee is in constant probation which does not suit either party nor reflects the culture we want to build in the studio. Another one for review further down the line.</w:t>
      </w:r>
    </w:p>
  </w:comment>
  <w:comment w:id="51" w:author="Sheridans" w:date="2025-02-25T15:52:00Z" w:initials="SS">
    <w:p w14:paraId="3E01196A" w14:textId="77777777" w:rsidR="00EB7CA1" w:rsidRDefault="00EB7CA1" w:rsidP="00EB7CA1">
      <w:pPr>
        <w:pStyle w:val="CommentText"/>
        <w:jc w:val="left"/>
      </w:pPr>
      <w:r>
        <w:rPr>
          <w:rStyle w:val="CommentReference"/>
        </w:rPr>
        <w:annotationRef/>
      </w:r>
      <w:r>
        <w:t>Is this an accurate reflection of how you envisage your working arrangements will be?</w:t>
      </w:r>
    </w:p>
  </w:comment>
  <w:comment w:id="52" w:author="Graeme Monk" w:date="2026-05-07T17:20:00Z" w:initials="GM">
    <w:p w14:paraId="71B8E63F" w14:textId="77777777" w:rsidR="00F15E21" w:rsidRDefault="00F15E21" w:rsidP="00F15E21">
      <w:pPr>
        <w:pStyle w:val="CommentText"/>
        <w:jc w:val="left"/>
      </w:pPr>
      <w:r>
        <w:rPr>
          <w:rStyle w:val="CommentReference"/>
        </w:rPr>
        <w:annotationRef/>
      </w:r>
      <w:r>
        <w:t>I agree with Sheridans on this point as previous communications note that the company is a remote first studio, so working remotely need not be subject to prior written agreement. This clause as written above can be overridden by the company through clause 11.2</w:t>
      </w:r>
    </w:p>
  </w:comment>
  <w:comment w:id="53" w:author="Graeme Monk" w:date="2026-05-07T17:20:00Z" w:initials="GM">
    <w:p w14:paraId="60393A49" w14:textId="77777777" w:rsidR="00F15E21" w:rsidRDefault="00F15E21" w:rsidP="00F15E21">
      <w:pPr>
        <w:pStyle w:val="CommentText"/>
        <w:jc w:val="left"/>
      </w:pPr>
      <w:r>
        <w:rPr>
          <w:rStyle w:val="CommentReference"/>
        </w:rPr>
        <w:annotationRef/>
      </w:r>
      <w:r>
        <w:t>See above comments regarding hours of work.</w:t>
      </w:r>
    </w:p>
  </w:comment>
  <w:comment w:id="54" w:author="Sheridans" w:date="2023-02-20T18:55:00Z" w:initials="SS">
    <w:p w14:paraId="5F7E0923" w14:textId="77777777" w:rsidR="00B4322E" w:rsidRDefault="00B4322E" w:rsidP="005B4C70">
      <w:pPr>
        <w:pStyle w:val="CommentText"/>
        <w:jc w:val="left"/>
      </w:pPr>
      <w:r>
        <w:rPr>
          <w:rStyle w:val="CommentReference"/>
        </w:rPr>
        <w:annotationRef/>
      </w:r>
      <w:r>
        <w:rPr>
          <w:color w:val="3D3D3D"/>
          <w:highlight w:val="white"/>
        </w:rPr>
        <w:t>Please note  that even where an employee does not opt out of this provision workers can still work more than 48 hours in any one week, subject to health and safety considerations, provided the overall weekly average measured over 17 weeks is 48 hours or less </w:t>
      </w:r>
      <w:r>
        <w:t>.</w:t>
      </w:r>
    </w:p>
  </w:comment>
  <w:comment w:id="56" w:author="Sheridans" w:date="2023-07-27T14:33:00Z" w:initials="SS">
    <w:p w14:paraId="0131716A" w14:textId="77777777" w:rsidR="00EB7CA1" w:rsidRDefault="001A0EE3" w:rsidP="00EB7CA1">
      <w:pPr>
        <w:pStyle w:val="CommentText"/>
        <w:jc w:val="left"/>
      </w:pPr>
      <w:r>
        <w:rPr>
          <w:rStyle w:val="CommentReference"/>
        </w:rPr>
        <w:annotationRef/>
      </w:r>
      <w:r w:rsidR="00EB7CA1">
        <w:t xml:space="preserve">This is the strongest IP clause that can be entered into and I suspect it is appropriate for your business as IP is one of your key assets. </w:t>
      </w:r>
    </w:p>
    <w:p w14:paraId="60D89FFC" w14:textId="77777777" w:rsidR="00EB7CA1" w:rsidRDefault="00EB7CA1" w:rsidP="00EB7CA1">
      <w:pPr>
        <w:pStyle w:val="CommentText"/>
        <w:jc w:val="left"/>
      </w:pPr>
    </w:p>
    <w:p w14:paraId="717E7464" w14:textId="77777777" w:rsidR="00EB7CA1" w:rsidRDefault="00EB7CA1" w:rsidP="00EB7CA1">
      <w:pPr>
        <w:pStyle w:val="CommentText"/>
        <w:jc w:val="left"/>
      </w:pPr>
      <w:r>
        <w:t>Standard IP clauses include provisions which state that all IP generated by an employee in the course of their employment will belong to the employer (the legal position is that if there is no explicit agreement re IP - e.g. through an IP clause in an employment contract - then only certain IP will belong to an employer by default which would not be suitable for your business). A standard clause would also include a provision stating that the employee must do everything necessary to ensure that IP ownership is transferred to the employer (such as executing certain documents) as soon as requested by the company. Please note that most IP does not need formal documentation but this is not always the case.</w:t>
      </w:r>
    </w:p>
    <w:p w14:paraId="1B441093" w14:textId="77777777" w:rsidR="00EB7CA1" w:rsidRDefault="00EB7CA1" w:rsidP="00EB7CA1">
      <w:pPr>
        <w:pStyle w:val="CommentText"/>
        <w:jc w:val="left"/>
      </w:pPr>
    </w:p>
    <w:p w14:paraId="1D3C8EA0" w14:textId="77777777" w:rsidR="00EB7CA1" w:rsidRDefault="00EB7CA1" w:rsidP="00EB7CA1">
      <w:pPr>
        <w:pStyle w:val="CommentText"/>
        <w:jc w:val="left"/>
      </w:pPr>
      <w:r>
        <w:t>What I have included for you, however, is not only the clause which compels the employee to execute all documents I outline above as a safety net for you, but I have also made sure you are given power of attorney in respect of the employee's IP rights. As long as this document is executed as a deed, the company will have full legal power to execute any documents which may be required to transfer IP ownership to the company without having to ask the employee to do anything. This is beneficial because it cuts out the middle man and extinguishes as far as possible the risk that the employee may refuse to execute documents even if they would be in breach of contract by doing so. Having power of attorney avoids that argument with the employee because the company can just execute the documents itself.</w:t>
      </w:r>
    </w:p>
  </w:comment>
  <w:comment w:id="57" w:author="Graeme Monk" w:date="2026-05-07T17:37:00Z" w:initials="GM">
    <w:p w14:paraId="2D41F248" w14:textId="77777777" w:rsidR="003A61AB" w:rsidRDefault="003A61AB" w:rsidP="003A61AB">
      <w:pPr>
        <w:pStyle w:val="CommentText"/>
        <w:jc w:val="left"/>
      </w:pPr>
      <w:r>
        <w:rPr>
          <w:rStyle w:val="CommentReference"/>
        </w:rPr>
        <w:annotationRef/>
      </w:r>
      <w:r>
        <w:t xml:space="preserve">Whilst I understand and appreciate Sheridans and the company’s perspective in this matter, the wording is too expansive. </w:t>
      </w:r>
    </w:p>
    <w:p w14:paraId="55F86EC0" w14:textId="77777777" w:rsidR="003A61AB" w:rsidRDefault="003A61AB" w:rsidP="003A61AB">
      <w:pPr>
        <w:pStyle w:val="CommentText"/>
        <w:jc w:val="left"/>
      </w:pPr>
    </w:p>
    <w:p w14:paraId="4EEDB454" w14:textId="77777777" w:rsidR="003A61AB" w:rsidRDefault="003A61AB" w:rsidP="003A61AB">
      <w:pPr>
        <w:pStyle w:val="CommentText"/>
        <w:jc w:val="left"/>
      </w:pPr>
      <w:r>
        <w:t xml:space="preserve">I would like the Intellectual Property provisions amended so that intellectual property created wholly outside normal working hours, without use of Company equipment, confidential information, or other Company resources, shall remain the property of the employee unless it directly relates to project work actually performed for the Company. </w:t>
      </w:r>
    </w:p>
  </w:comment>
  <w:comment w:id="64" w:author="Graeme Monk" w:date="2026-05-07T17:48:00Z" w:initials="GM">
    <w:p w14:paraId="753733DB" w14:textId="77777777" w:rsidR="006C31EB" w:rsidRDefault="006C31EB" w:rsidP="006C31EB">
      <w:pPr>
        <w:pStyle w:val="CommentText"/>
        <w:jc w:val="left"/>
      </w:pPr>
      <w:r>
        <w:rPr>
          <w:rStyle w:val="CommentReference"/>
        </w:rPr>
        <w:annotationRef/>
      </w:r>
      <w:r>
        <w:t>This clause further defines the Employment Inventions clause as laid out under Clause 16 above and therefore shouldn’t be included - or be replaced with this one.</w:t>
      </w:r>
    </w:p>
  </w:comment>
  <w:comment w:id="77" w:author="Sheridans" w:date="2022-12-19T17:40:00Z" w:initials="SS">
    <w:p w14:paraId="373864F2" w14:textId="77777777" w:rsidR="0097577C" w:rsidRDefault="0097577C">
      <w:pPr>
        <w:pStyle w:val="CommentText"/>
        <w:jc w:val="left"/>
      </w:pPr>
      <w:r>
        <w:rPr>
          <w:rStyle w:val="CommentReference"/>
        </w:rPr>
        <w:annotationRef/>
      </w:r>
      <w:r>
        <w:t>Post termination obligations can go no further than is reasonably necessary to protect your legitimate business interests. They should therefore be drafted as narrowly as possible to prepare for the possibility that a former employee does breach them and you need to rely on the drafting in court. A key consideration to allow for this is to limit the duration of the covenant.</w:t>
      </w:r>
    </w:p>
    <w:p w14:paraId="09856312" w14:textId="77777777" w:rsidR="0097577C" w:rsidRDefault="0097577C">
      <w:pPr>
        <w:pStyle w:val="CommentText"/>
        <w:jc w:val="left"/>
      </w:pPr>
    </w:p>
    <w:p w14:paraId="5D366422" w14:textId="77777777" w:rsidR="0097577C" w:rsidRDefault="0097577C">
      <w:pPr>
        <w:pStyle w:val="CommentText"/>
        <w:jc w:val="left"/>
      </w:pPr>
      <w:r>
        <w:t>Please note that post termination obligations should be considered for each employee, and having template obligations can weaken any argument you may need to make in court that they are enforceable.</w:t>
      </w:r>
    </w:p>
    <w:p w14:paraId="0AAC47D8" w14:textId="77777777" w:rsidR="0097577C" w:rsidRDefault="0097577C">
      <w:pPr>
        <w:pStyle w:val="CommentText"/>
        <w:jc w:val="left"/>
      </w:pPr>
    </w:p>
    <w:p w14:paraId="0E4CD4A1" w14:textId="77777777" w:rsidR="0097577C" w:rsidRDefault="0097577C">
      <w:pPr>
        <w:pStyle w:val="CommentText"/>
        <w:jc w:val="left"/>
      </w:pPr>
      <w:r>
        <w:t>However, the primary purpose of this clause is to deter former employees from carrying on the restricted activities in the first place.</w:t>
      </w:r>
    </w:p>
    <w:p w14:paraId="3485EFF1" w14:textId="77777777" w:rsidR="0097577C" w:rsidRDefault="0097577C">
      <w:pPr>
        <w:pStyle w:val="CommentText"/>
        <w:jc w:val="left"/>
      </w:pPr>
    </w:p>
    <w:p w14:paraId="1152C705" w14:textId="77777777" w:rsidR="0097577C" w:rsidRDefault="0097577C" w:rsidP="00771C4F">
      <w:pPr>
        <w:pStyle w:val="CommentText"/>
        <w:jc w:val="left"/>
      </w:pPr>
    </w:p>
  </w:comment>
  <w:comment w:id="80" w:author="Graeme Monk" w:date="2026-05-07T18:05:00Z" w:initials="GM">
    <w:p w14:paraId="7AFD69B6" w14:textId="77777777" w:rsidR="00F52ACB" w:rsidRDefault="00F52ACB" w:rsidP="00F52ACB">
      <w:pPr>
        <w:pStyle w:val="CommentText"/>
        <w:jc w:val="left"/>
      </w:pPr>
      <w:r>
        <w:rPr>
          <w:rStyle w:val="CommentReference"/>
        </w:rPr>
        <w:annotationRef/>
      </w:r>
      <w:r>
        <w:t>My feeling on this is that the current Prohibited Business is still too broad with the definition supplied by Sheridans. With the current wording, even with the ‘For the avoidance of doubt…’ addition, a specific project could be any type of game or game related project that the Company may have a business or activity interest. However, this is also not a hill I’m willing to die on!</w:t>
      </w:r>
    </w:p>
  </w:comment>
  <w:comment w:id="83" w:author="Sheridans" w:date="2022-12-19T17:43:00Z" w:initials="SS">
    <w:p w14:paraId="2FA9D5D2" w14:textId="77777777" w:rsidR="00EB7CA1" w:rsidRDefault="0097577C" w:rsidP="00EB7CA1">
      <w:pPr>
        <w:pStyle w:val="CommentText"/>
        <w:jc w:val="left"/>
      </w:pPr>
      <w:r>
        <w:rPr>
          <w:rStyle w:val="CommentReference"/>
        </w:rPr>
        <w:annotationRef/>
      </w:r>
      <w:r w:rsidR="00EB7CA1">
        <w:t>You need to provide employees with your disciplinary and grievance policies within the first two months of their employment. Whilst we would always recommend drafting your own to ensure they are tailored to the needs of your business specifically, I have included a link to templates on ACAS for now. ACAS is a government body which deals with employment issues.</w:t>
      </w:r>
    </w:p>
  </w:comment>
  <w:comment w:id="85" w:author="Sheridans" w:date="2022-12-19T17:50:00Z" w:initials="SS">
    <w:p w14:paraId="217CAC50" w14:textId="77777777" w:rsidR="00EB7CA1" w:rsidRDefault="00860D99" w:rsidP="00EB7CA1">
      <w:pPr>
        <w:pStyle w:val="CommentText"/>
        <w:jc w:val="left"/>
      </w:pPr>
      <w:r>
        <w:rPr>
          <w:rStyle w:val="CommentReference"/>
        </w:rPr>
        <w:annotationRef/>
      </w:r>
      <w:r w:rsidR="00EB7CA1">
        <w:t>You have a duty to protect the health, safety and wellbeing of your employees and all those who may be affected by your business.</w:t>
      </w:r>
    </w:p>
    <w:p w14:paraId="46EB366E" w14:textId="77777777" w:rsidR="00EB7CA1" w:rsidRDefault="00EB7CA1" w:rsidP="00EB7CA1">
      <w:pPr>
        <w:pStyle w:val="CommentText"/>
        <w:jc w:val="left"/>
      </w:pPr>
      <w:r>
        <w:t>You need to undertake a risk assessment (i.e. identify work activities that could cause injury or illness and taking action to limit the hazard/control the risk). This extends to remote workers. If you reach the point of having 50 or more employees you need to publish your risk assessment on your website.</w:t>
      </w:r>
    </w:p>
  </w:comment>
  <w:comment w:id="86" w:author="Sheridans" w:date="2023-07-27T14:35:00Z" w:initials="SS">
    <w:p w14:paraId="4893EABC" w14:textId="77777777" w:rsidR="00BA4A11" w:rsidRDefault="00BA4A11" w:rsidP="0094155A">
      <w:pPr>
        <w:pStyle w:val="CommentText"/>
        <w:jc w:val="left"/>
      </w:pPr>
      <w:r>
        <w:rPr>
          <w:rStyle w:val="CommentReference"/>
        </w:rPr>
        <w:annotationRef/>
      </w:r>
      <w:r>
        <w:t>Please be careful to ensure that this document is executed as a deed as outlined here otherwise the IP power of attorney will not take effect.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37098A" w15:done="0"/>
  <w15:commentEx w15:paraId="6B6B6265" w15:done="0"/>
  <w15:commentEx w15:paraId="2775D272" w15:done="0"/>
  <w15:commentEx w15:paraId="37720AC8" w15:done="0"/>
  <w15:commentEx w15:paraId="375D1FB0" w15:done="0"/>
  <w15:commentEx w15:paraId="06818366" w15:done="1"/>
  <w15:commentEx w15:paraId="2FD5567E" w15:done="0"/>
  <w15:commentEx w15:paraId="319AA344" w15:done="0"/>
  <w15:commentEx w15:paraId="14763EEC" w15:done="0"/>
  <w15:commentEx w15:paraId="1758A7B2" w15:done="0"/>
  <w15:commentEx w15:paraId="204DE27F" w15:done="0"/>
  <w15:commentEx w15:paraId="3E01196A" w15:done="0"/>
  <w15:commentEx w15:paraId="71B8E63F" w15:paraIdParent="3E01196A" w15:done="0"/>
  <w15:commentEx w15:paraId="60393A49" w15:done="0"/>
  <w15:commentEx w15:paraId="5F7E0923" w15:done="1"/>
  <w15:commentEx w15:paraId="1D3C8EA0" w15:done="0"/>
  <w15:commentEx w15:paraId="4EEDB454" w15:paraIdParent="1D3C8EA0" w15:done="0"/>
  <w15:commentEx w15:paraId="753733DB" w15:done="0"/>
  <w15:commentEx w15:paraId="1152C705" w15:done="0"/>
  <w15:commentEx w15:paraId="7AFD69B6" w15:done="0"/>
  <w15:commentEx w15:paraId="2FA9D5D2" w15:done="0"/>
  <w15:commentEx w15:paraId="46EB366E" w15:done="0"/>
  <w15:commentEx w15:paraId="4893EA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5C9F7D" w16cex:dateUtc="2026-05-07T16:07:00Z"/>
  <w16cex:commentExtensible w16cex:durableId="51905B32" w16cex:dateUtc="2026-05-07T16:10:00Z"/>
  <w16cex:commentExtensible w16cex:durableId="279474B3" w16cex:dateUtc="2026-05-07T16:11:00Z"/>
  <w16cex:commentExtensible w16cex:durableId="6440FE55" w16cex:dateUtc="2026-05-07T16:29:00Z"/>
  <w16cex:commentExtensible w16cex:durableId="04FEEC85" w16cex:dateUtc="2026-05-07T16:17:00Z"/>
  <w16cex:commentExtensible w16cex:durableId="689D3B56" w16cex:dateUtc="2026-05-07T16:20:00Z"/>
  <w16cex:commentExtensible w16cex:durableId="5AEADDE5" w16cex:dateUtc="2026-05-07T16:20:00Z"/>
  <w16cex:commentExtensible w16cex:durableId="3C7DE796" w16cex:dateUtc="2026-05-07T16:37:00Z"/>
  <w16cex:commentExtensible w16cex:durableId="1DD0067A" w16cex:dateUtc="2026-05-07T16:48:00Z"/>
  <w16cex:commentExtensible w16cex:durableId="787E703A" w16cex:dateUtc="2026-05-07T1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37098A" w16cid:durableId="274B1E6B"/>
  <w16cid:commentId w16cid:paraId="6B6B6265" w16cid:durableId="4C5C9F7D"/>
  <w16cid:commentId w16cid:paraId="2775D272" w16cid:durableId="274B1E8E"/>
  <w16cid:commentId w16cid:paraId="37720AC8" w16cid:durableId="51905B32"/>
  <w16cid:commentId w16cid:paraId="375D1FB0" w16cid:durableId="279474B3"/>
  <w16cid:commentId w16cid:paraId="06818366" w16cid:durableId="3729C82E"/>
  <w16cid:commentId w16cid:paraId="2FD5567E" w16cid:durableId="6440FE55"/>
  <w16cid:commentId w16cid:paraId="319AA344" w16cid:durableId="7B0A24E2"/>
  <w16cid:commentId w16cid:paraId="14763EEC" w16cid:durableId="3219B226"/>
  <w16cid:commentId w16cid:paraId="1758A7B2" w16cid:durableId="5E5CE0B0"/>
  <w16cid:commentId w16cid:paraId="204DE27F" w16cid:durableId="04FEEC85"/>
  <w16cid:commentId w16cid:paraId="3E01196A" w16cid:durableId="6902DB10"/>
  <w16cid:commentId w16cid:paraId="71B8E63F" w16cid:durableId="689D3B56"/>
  <w16cid:commentId w16cid:paraId="60393A49" w16cid:durableId="5AEADDE5"/>
  <w16cid:commentId w16cid:paraId="5F7E0923" w16cid:durableId="279E40A7"/>
  <w16cid:commentId w16cid:paraId="1D3C8EA0" w16cid:durableId="286CFEAD"/>
  <w16cid:commentId w16cid:paraId="4EEDB454" w16cid:durableId="3C7DE796"/>
  <w16cid:commentId w16cid:paraId="753733DB" w16cid:durableId="1DD0067A"/>
  <w16cid:commentId w16cid:paraId="1152C705" w16cid:durableId="274B20A4"/>
  <w16cid:commentId w16cid:paraId="7AFD69B6" w16cid:durableId="787E703A"/>
  <w16cid:commentId w16cid:paraId="2FA9D5D2" w16cid:durableId="274B2125"/>
  <w16cid:commentId w16cid:paraId="46EB366E" w16cid:durableId="274B22FF"/>
  <w16cid:commentId w16cid:paraId="4893EABC" w16cid:durableId="286CFF15"/>
</w16cid:commentsIds>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4CD4" w14:textId="77777777" w:rsidR="0053782E" w:rsidRPr="005715E2" w:rsidRDefault="0053782E" w:rsidP="005715E2">
      <w:r w:rsidRPr="005715E2">
        <w:separator/>
      </w:r>
    </w:p>
  </w:endnote>
  <w:endnote w:type="continuationSeparator" w:id="0">
    <w:p w14:paraId="7A20DE9D" w14:textId="77777777" w:rsidR="0053782E" w:rsidRPr="005715E2" w:rsidRDefault="0053782E" w:rsidP="005715E2">
      <w:r w:rsidRPr="005715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tham Book">
    <w:altName w:val="Calibri"/>
    <w:charset w:val="00"/>
    <w:family w:val="modern"/>
    <w:pitch w:val="variable"/>
    <w:sig w:usb0="A10000FF" w:usb1="4000005B" w:usb2="00000000" w:usb3="00000000" w:csb0="0000009B"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62C2A524-FBB6-4EE3-A13F-1ED7A2728A69}"/>
    <w:embedBold r:id="rId2" w:fontKey="{DB6EB006-C8E2-417C-B0D6-17F7A6425713}"/>
    <w:embedItalic r:id="rId3" w:fontKey="{A4F7943E-3034-4A80-90FD-EF1655CE311D}"/>
  </w:font>
  <w:font w:name="Gotham Medium">
    <w:charset w:val="00"/>
    <w:family w:val="modern"/>
    <w:pitch w:val="variable"/>
    <w:sig w:usb0="A10000FF" w:usb1="4000005B" w:usb2="00000000" w:usb3="00000000" w:csb0="0000009B" w:csb1="00000000"/>
  </w:font>
  <w:font w:name="Segoe UI">
    <w:panose1 w:val="020B0502040204020203"/>
    <w:charset w:val="00"/>
    <w:family w:val="swiss"/>
    <w:pitch w:val="variable"/>
    <w:sig w:usb0="E4002EFF" w:usb1="C000E47F" w:usb2="00000009" w:usb3="00000000" w:csb0="000001FF" w:csb1="00000000"/>
    <w:embedRegular r:id="rId4" w:fontKey="{10998DAF-EB20-46A2-8634-361B7FB1DC1F}"/>
  </w:font>
  <w:font w:name="Aptos Display">
    <w:charset w:val="00"/>
    <w:family w:val="swiss"/>
    <w:pitch w:val="variable"/>
    <w:sig w:usb0="20000287" w:usb1="00000003" w:usb2="00000000" w:usb3="00000000" w:csb0="0000019F" w:csb1="00000000"/>
    <w:embedRegular r:id="rId5" w:fontKey="{15C4A5BC-B853-46D8-BDF3-FAC96545A840}"/>
  </w:font>
  <w:font w:name="Aptos">
    <w:charset w:val="00"/>
    <w:family w:val="swiss"/>
    <w:pitch w:val="variable"/>
    <w:sig w:usb0="20000287" w:usb1="00000003" w:usb2="00000000" w:usb3="00000000" w:csb0="0000019F" w:csb1="00000000"/>
    <w:embedRegular r:id="rId6" w:fontKey="{42079CE6-5CF4-4E1F-8B32-3AC5945726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C811" w14:textId="77777777" w:rsidR="00932F0D" w:rsidRDefault="00005FB7" w:rsidP="00CE34B0">
    <w:pPr>
      <w:pStyle w:val="Footer"/>
      <w:tabs>
        <w:tab w:val="clear" w:pos="4160"/>
        <w:tab w:val="clear" w:pos="8300"/>
        <w:tab w:val="center" w:pos="4535"/>
        <w:tab w:val="right" w:pos="9071"/>
      </w:tabs>
    </w:pPr>
    <w:r w:rsidRPr="00CE34B0">
      <w:tab/>
    </w:r>
  </w:p>
  <w:p w14:paraId="76792577" w14:textId="77777777" w:rsidR="00932F0D" w:rsidRDefault="00932F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A185A" w14:textId="70F6BA18" w:rsidR="00932F0D" w:rsidRDefault="00AE14A7">
    <w:pPr>
      <w:pStyle w:val="Footer"/>
    </w:pPr>
    <w:r>
      <w:rPr>
        <w:noProof/>
      </w:rPr>
      <mc:AlternateContent>
        <mc:Choice Requires="wps">
          <w:drawing>
            <wp:anchor distT="0" distB="0" distL="114300" distR="114300" simplePos="0" relativeHeight="251657728" behindDoc="1" locked="0" layoutInCell="1" allowOverlap="1" wp14:anchorId="3CA18C23" wp14:editId="3C81D41F">
              <wp:simplePos x="0" y="0"/>
              <wp:positionH relativeFrom="margin">
                <wp:align>right</wp:align>
              </wp:positionH>
              <wp:positionV relativeFrom="paragraph">
                <wp:posOffset>0</wp:posOffset>
              </wp:positionV>
              <wp:extent cx="2560320" cy="255905"/>
              <wp:effectExtent l="0" t="0" r="0" b="0"/>
              <wp:wrapNone/>
              <wp:docPr id="46685516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60320" cy="255905"/>
                      </a:xfrm>
                      <a:prstGeom prst="rect">
                        <a:avLst/>
                      </a:prstGeom>
                      <a:noFill/>
                      <a:ln>
                        <a:noFill/>
                      </a:ln>
                    </wps:spPr>
                    <wps:txbx>
                      <w:txbxContent>
                        <w:p w14:paraId="122611BA" w14:textId="77777777" w:rsidR="00932F0D" w:rsidRDefault="00932F0D">
                          <w:pPr>
                            <w:pStyle w:val="MacPacTrailer"/>
                          </w:pPr>
                          <w:r>
                            <w:t>11343921.1</w:t>
                          </w:r>
                        </w:p>
                        <w:p w14:paraId="5982D21A" w14:textId="77777777" w:rsidR="00932F0D" w:rsidRDefault="00932F0D">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A18C23" id="_x0000_t202" coordsize="21600,21600" o:spt="202" path="m,l,21600r21600,l21600,xe">
              <v:stroke joinstyle="miter"/>
              <v:path gradientshapeok="t" o:connecttype="rect"/>
            </v:shapetype>
            <v:shape id="Casella di testo 2" o:spid="_x0000_s1026" type="#_x0000_t202" style="position:absolute;left:0;text-align:left;margin-left:150.4pt;margin-top:0;width:201.6pt;height:20.15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" filled="f" stroked="f">
              <v:textbox inset="0,0,0,0">
                <w:txbxContent>
                  <w:p w14:paraId="122611BA" w14:textId="77777777" w:rsidR="00932F0D" w:rsidRDefault="00932F0D">
                    <w:pPr>
                      <w:pStyle w:val="MacPacTrailer"/>
                    </w:pPr>
                    <w:r>
                      <w:t>11343921.1</w:t>
                    </w:r>
                  </w:p>
                  <w:p w14:paraId="5982D21A" w14:textId="77777777" w:rsidR="00932F0D" w:rsidRDefault="00932F0D">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CB569" w14:textId="77777777" w:rsidR="0053782E" w:rsidRPr="005715E2" w:rsidRDefault="0053782E" w:rsidP="005715E2">
      <w:r w:rsidRPr="005715E2">
        <w:separator/>
      </w:r>
    </w:p>
  </w:footnote>
  <w:footnote w:type="continuationSeparator" w:id="0">
    <w:p w14:paraId="41AA7D1F" w14:textId="77777777" w:rsidR="0053782E" w:rsidRPr="005715E2" w:rsidRDefault="0053782E" w:rsidP="005715E2">
      <w:r w:rsidRPr="005715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0AE27" w14:textId="21CEEC57" w:rsidR="00812F01" w:rsidRDefault="00812F01" w:rsidP="00812F01">
    <w:pPr>
      <w:pStyle w:val="Header"/>
      <w:jc w:val="center"/>
    </w:pPr>
    <w:r>
      <w:rPr>
        <w:noProof/>
      </w:rPr>
      <w:drawing>
        <wp:inline distT="0" distB="0" distL="0" distR="0" wp14:anchorId="1A4D88F8" wp14:editId="0AEE97FF">
          <wp:extent cx="1979271" cy="877465"/>
          <wp:effectExtent l="0" t="0" r="0" b="0"/>
          <wp:docPr id="143635676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0"/>
                  <pic:cNvPicPr/>
                </pic:nvPicPr>
                <pic:blipFill rotWithShape="1">
                  <a:blip r:embed="rId1">
                    <a:extLst>
                      <a:ext uri="{28A0092B-C50C-407E-A947-70E740481C1C}">
                        <a14:useLocalDpi xmlns:a14="http://schemas.microsoft.com/office/drawing/2010/main" val="0"/>
                      </a:ext>
                    </a:extLst>
                  </a:blip>
                  <a:srcRect l="11906" t="20583" r="8931" b="17020"/>
                  <a:stretch>
                    <a:fillRect/>
                  </a:stretch>
                </pic:blipFill>
                <pic:spPr bwMode="auto">
                  <a:xfrm>
                    <a:off x="0" y="0"/>
                    <a:ext cx="2057066" cy="9119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B09049"/>
    <w:multiLevelType w:val="multilevel"/>
    <w:tmpl w:val="39B053EC"/>
    <w:lvl w:ilvl="0">
      <w:start w:val="1"/>
      <w:numFmt w:val="bullet"/>
      <w:pStyle w:val="Bullet1"/>
      <w:lvlText w:val=""/>
      <w:lvlJc w:val="left"/>
      <w:pPr>
        <w:tabs>
          <w:tab w:val="num" w:pos="850"/>
        </w:tabs>
        <w:ind w:left="850" w:hanging="850"/>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Bullet2"/>
      <w:lvlText w:val=""/>
      <w:lvlJc w:val="left"/>
      <w:pPr>
        <w:tabs>
          <w:tab w:val="num" w:pos="1701"/>
        </w:tabs>
        <w:ind w:left="1701" w:hanging="851"/>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Bullet3"/>
      <w:lvlText w:val=""/>
      <w:lvlJc w:val="left"/>
      <w:pPr>
        <w:tabs>
          <w:tab w:val="num" w:pos="2268"/>
        </w:tabs>
        <w:ind w:left="2268" w:hanging="567"/>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Bullet4"/>
      <w:lvlText w:val=""/>
      <w:lvlJc w:val="left"/>
      <w:pPr>
        <w:tabs>
          <w:tab w:val="num" w:pos="2835"/>
        </w:tabs>
        <w:ind w:left="2835" w:hanging="567"/>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pStyle w:val="Bullet5"/>
      <w:lvlText w:val=""/>
      <w:lvlJc w:val="left"/>
      <w:pPr>
        <w:tabs>
          <w:tab w:val="num" w:pos="3402"/>
        </w:tabs>
        <w:ind w:left="3402" w:hanging="567"/>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pStyle w:val="Bullet6"/>
      <w:lvlText w:val=""/>
      <w:lvlJc w:val="left"/>
      <w:pPr>
        <w:tabs>
          <w:tab w:val="num" w:pos="3969"/>
        </w:tabs>
        <w:ind w:left="3969" w:hanging="567"/>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B6523C67"/>
    <w:multiLevelType w:val="multilevel"/>
    <w:tmpl w:val="BEB01A1C"/>
    <w:lvl w:ilvl="0">
      <w:start w:val="1"/>
      <w:numFmt w:val="decimal"/>
      <w:pStyle w:val="Level1"/>
      <w:lvlText w:val="%1."/>
      <w:lvlJc w:val="left"/>
      <w:pPr>
        <w:tabs>
          <w:tab w:val="num" w:pos="850"/>
        </w:tabs>
        <w:ind w:left="850" w:hanging="850"/>
      </w:pPr>
      <w:rPr>
        <w:rFonts w:ascii="Gotham Book" w:hAnsi="Gotham Book"/>
        <w:b/>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vel2"/>
      <w:lvlText w:val="%1.%2"/>
      <w:lvlJc w:val="left"/>
      <w:pPr>
        <w:tabs>
          <w:tab w:val="num" w:pos="850"/>
        </w:tabs>
        <w:ind w:left="850" w:hanging="850"/>
      </w:pPr>
      <w:rPr>
        <w:rFonts w:ascii="Gotham Book" w:hAnsi="Gotham Book"/>
        <w:b w:val="0"/>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vel3"/>
      <w:lvlText w:val="%1.%2.%3"/>
      <w:lvlJc w:val="left"/>
      <w:pPr>
        <w:tabs>
          <w:tab w:val="num" w:pos="1701"/>
        </w:tabs>
        <w:ind w:left="1701" w:hanging="851"/>
      </w:pPr>
      <w:rPr>
        <w:rFonts w:ascii="Gotham Book" w:hAnsi="Gotham Book"/>
        <w:b w:val="0"/>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evel4"/>
      <w:lvlText w:val="(%4)"/>
      <w:lvlJc w:val="left"/>
      <w:pPr>
        <w:tabs>
          <w:tab w:val="num" w:pos="2268"/>
        </w:tabs>
        <w:ind w:left="2268" w:hanging="567"/>
      </w:pPr>
      <w:rPr>
        <w:rFonts w:ascii="Gotham Book" w:hAnsi="Gotham Book"/>
        <w:b w:val="0"/>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Level5"/>
      <w:lvlText w:val="(%5)"/>
      <w:lvlJc w:val="left"/>
      <w:pPr>
        <w:tabs>
          <w:tab w:val="num" w:pos="2835"/>
        </w:tabs>
        <w:ind w:left="2835" w:hanging="567"/>
      </w:pPr>
      <w:rPr>
        <w:rFonts w:ascii="Gotham Book" w:hAnsi="Gotham Book"/>
        <w:b w:val="0"/>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11F86C0F"/>
    <w:multiLevelType w:val="multilevel"/>
    <w:tmpl w:val="0C53DD65"/>
    <w:lvl w:ilvl="0">
      <w:start w:val="1"/>
      <w:numFmt w:val="upperLetter"/>
      <w:pStyle w:val="Background"/>
      <w:lvlText w:val="(%1)"/>
      <w:lvlJc w:val="left"/>
      <w:pPr>
        <w:tabs>
          <w:tab w:val="num" w:pos="851"/>
        </w:tabs>
        <w:ind w:left="851" w:hanging="851"/>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1EA55CF2"/>
    <w:multiLevelType w:val="multilevel"/>
    <w:tmpl w:val="3F9CB6EE"/>
    <w:lvl w:ilvl="0">
      <w:start w:val="1"/>
      <w:numFmt w:val="decimal"/>
      <w:lvlText w:val="%1."/>
      <w:lvlJc w:val="left"/>
      <w:pPr>
        <w:ind w:left="1069"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2967D96"/>
    <w:multiLevelType w:val="multilevel"/>
    <w:tmpl w:val="85FDCC1E"/>
    <w:lvl w:ilvl="0">
      <w:start w:val="1"/>
      <w:numFmt w:val="decimal"/>
      <w:pStyle w:val="Parties"/>
      <w:lvlText w:val="(%1)"/>
      <w:lvlJc w:val="left"/>
      <w:pPr>
        <w:tabs>
          <w:tab w:val="num" w:pos="851"/>
        </w:tabs>
        <w:ind w:left="851" w:hanging="851"/>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60672AB4"/>
    <w:multiLevelType w:val="multilevel"/>
    <w:tmpl w:val="F684F016"/>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60C51DE9"/>
    <w:multiLevelType w:val="hybridMultilevel"/>
    <w:tmpl w:val="6A907D5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4C2E402"/>
    <w:multiLevelType w:val="multilevel"/>
    <w:tmpl w:val="9F738BEE"/>
    <w:lvl w:ilvl="0">
      <w:start w:val="1"/>
      <w:numFmt w:val="decimal"/>
      <w:pStyle w:val="Schedule"/>
      <w:suff w:val="nothing"/>
      <w:lvlText w:val="Schedule %1"/>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
      <w:suff w:val="nothing"/>
      <w:lvlText w:val="Appendix %2"/>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Part"/>
      <w:suff w:val="nothing"/>
      <w:lvlText w:val="Part %3"/>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Exhibit"/>
      <w:suff w:val="nothing"/>
      <w:lvlText w:val="Exhibit %4"/>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7EF42E78"/>
    <w:multiLevelType w:val="multilevel"/>
    <w:tmpl w:val="D0CA73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062558">
    <w:abstractNumId w:val="1"/>
  </w:num>
  <w:num w:numId="2" w16cid:durableId="516308163">
    <w:abstractNumId w:val="1"/>
  </w:num>
  <w:num w:numId="3" w16cid:durableId="1235817362">
    <w:abstractNumId w:val="1"/>
  </w:num>
  <w:num w:numId="4" w16cid:durableId="1887372549">
    <w:abstractNumId w:val="1"/>
  </w:num>
  <w:num w:numId="5" w16cid:durableId="1221751176">
    <w:abstractNumId w:val="1"/>
  </w:num>
  <w:num w:numId="6" w16cid:durableId="1347516260">
    <w:abstractNumId w:val="0"/>
  </w:num>
  <w:num w:numId="7" w16cid:durableId="339741780">
    <w:abstractNumId w:val="0"/>
  </w:num>
  <w:num w:numId="8" w16cid:durableId="734551425">
    <w:abstractNumId w:val="0"/>
  </w:num>
  <w:num w:numId="9" w16cid:durableId="1912736979">
    <w:abstractNumId w:val="0"/>
  </w:num>
  <w:num w:numId="10" w16cid:durableId="964969076">
    <w:abstractNumId w:val="0"/>
  </w:num>
  <w:num w:numId="11" w16cid:durableId="191964007">
    <w:abstractNumId w:val="0"/>
  </w:num>
  <w:num w:numId="12" w16cid:durableId="1336375820">
    <w:abstractNumId w:val="7"/>
  </w:num>
  <w:num w:numId="13" w16cid:durableId="1667436010">
    <w:abstractNumId w:val="7"/>
  </w:num>
  <w:num w:numId="14" w16cid:durableId="1928617432">
    <w:abstractNumId w:val="4"/>
  </w:num>
  <w:num w:numId="15" w16cid:durableId="1840803725">
    <w:abstractNumId w:val="2"/>
  </w:num>
  <w:num w:numId="16" w16cid:durableId="1383360028">
    <w:abstractNumId w:val="7"/>
  </w:num>
  <w:num w:numId="17" w16cid:durableId="61682587">
    <w:abstractNumId w:val="7"/>
  </w:num>
  <w:num w:numId="18" w16cid:durableId="2127845464">
    <w:abstractNumId w:val="7"/>
  </w:num>
  <w:num w:numId="19" w16cid:durableId="2117435128">
    <w:abstractNumId w:val="7"/>
  </w:num>
  <w:num w:numId="20" w16cid:durableId="1037895126">
    <w:abstractNumId w:val="4"/>
  </w:num>
  <w:num w:numId="21" w16cid:durableId="247926031">
    <w:abstractNumId w:val="2"/>
  </w:num>
  <w:num w:numId="22" w16cid:durableId="599483578">
    <w:abstractNumId w:val="7"/>
  </w:num>
  <w:num w:numId="23" w16cid:durableId="2061662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8067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280065">
    <w:abstractNumId w:val="1"/>
  </w:num>
  <w:num w:numId="26" w16cid:durableId="1548492293">
    <w:abstractNumId w:val="1"/>
  </w:num>
  <w:num w:numId="27" w16cid:durableId="1796022203">
    <w:abstractNumId w:val="1"/>
  </w:num>
  <w:num w:numId="28" w16cid:durableId="123231305">
    <w:abstractNumId w:val="1"/>
  </w:num>
  <w:num w:numId="29" w16cid:durableId="419329543">
    <w:abstractNumId w:val="1"/>
  </w:num>
  <w:num w:numId="30" w16cid:durableId="837386212">
    <w:abstractNumId w:val="1"/>
  </w:num>
  <w:num w:numId="31" w16cid:durableId="843086548">
    <w:abstractNumId w:val="1"/>
  </w:num>
  <w:num w:numId="32" w16cid:durableId="1962488811">
    <w:abstractNumId w:val="1"/>
  </w:num>
  <w:num w:numId="33" w16cid:durableId="1984113708">
    <w:abstractNumId w:val="1"/>
  </w:num>
  <w:num w:numId="34" w16cid:durableId="1435593475">
    <w:abstractNumId w:val="1"/>
  </w:num>
  <w:num w:numId="35" w16cid:durableId="354581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61755819">
    <w:abstractNumId w:val="3"/>
  </w:num>
  <w:num w:numId="37" w16cid:durableId="518666971">
    <w:abstractNumId w:val="5"/>
  </w:num>
  <w:num w:numId="38" w16cid:durableId="856502257">
    <w:abstractNumId w:val="6"/>
  </w:num>
  <w:num w:numId="39" w16cid:durableId="1491406025">
    <w:abstractNumId w:val="1"/>
  </w:num>
  <w:num w:numId="40" w16cid:durableId="630869383">
    <w:abstractNumId w:val="8"/>
  </w:num>
  <w:num w:numId="41" w16cid:durableId="490485667">
    <w:abstractNumId w:val="1"/>
  </w:num>
  <w:num w:numId="42" w16cid:durableId="81147755">
    <w:abstractNumId w:val="1"/>
  </w:num>
  <w:num w:numId="43" w16cid:durableId="405498745">
    <w:abstractNumId w:val="1"/>
  </w:num>
  <w:num w:numId="44" w16cid:durableId="113015165">
    <w:abstractNumId w:val="1"/>
  </w:num>
  <w:num w:numId="45" w16cid:durableId="1763143016">
    <w:abstractNumId w:val="1"/>
  </w:num>
  <w:num w:numId="46" w16cid:durableId="20670968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eme Monk">
    <w15:presenceInfo w15:providerId="Windows Live" w15:userId="a34864887b2ebc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50"/>
  <w:hyphenationZone w:val="283"/>
  <w:drawingGridHorizontalSpacing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ullet _Body" w:val="Bullet Body "/>
    <w:docVar w:name="Bullet _HeadSuf" w:val=" as heading (text)"/>
    <w:docVar w:name="Bullet _LongName" w:val="Sheridans Bullets"/>
    <w:docVar w:name="Bullet _NumBodies" w:val="0"/>
    <w:docVar w:name="DMS_Work10" w:val="0~LAW||1~13100409||2~1||3~Employment Contract - GH Game Development UK Ltd||5~KATHRYN.BURKE||6~KATHRYN.BURKE||7~WORD||8~ATTNOTE||10~01/01/0001 00:00:00||11~01/01/0001 00:00:00||17~private||25~INDIVIDUAL||26~kathryn.burke||27~922||28~622||29~23||33~O||35~922||60~Individual||61~Kathryn Burke||62~Kathryn Burke||63~Ray Wann||64~Employment Team||68~Open||70~Kathryn Burke||74~Kathryn Burke||77~Attendance Note||82~doc||85~01/01/0001 00:00:00||99~01/01/0001 00:00:00||107~01/01/0001 00:00:00||109~01/01/0001 00:00:00||113~01/01/0001 00:00:00||114~01/01/0001 00:00:00||"/>
    <w:docVar w:name="ForteTempFile" w:val="C:\Users\nsturm\AppData\Local\Temp\0a768161-6d84-4887-8001-435b063dabfc.docx"/>
    <w:docVar w:name="Level _Body" w:val="Body "/>
    <w:docVar w:name="Level _HeadSuf" w:val=" as heading (text)"/>
    <w:docVar w:name="Level _LongName" w:val="Sheridans Numbering"/>
    <w:docVar w:name="Level _NumBodies" w:val="5"/>
    <w:docVar w:name="Level HCR1" w:val="0"/>
    <w:docVar w:name="Level HCR2" w:val="0"/>
    <w:docVar w:name="Level HCR3" w:val="0"/>
    <w:docVar w:name="Level HKWN1" w:val="-1"/>
    <w:docVar w:name="Level HKWN2" w:val="-1"/>
    <w:docVar w:name="Level HKWN3" w:val="-1"/>
    <w:docVar w:name="SHR_Brand" w:val="1"/>
    <w:docVar w:name="WXINFO" w:val="C:\Temp\Doc1.doc"/>
    <w:docVar w:name="zzmp10LastTrailerInserted" w:val="^`~#mp!@#=&gt;#T┚┪:6:~řm;m6i¶⌈JC⌎⌍p⌎K⌏K⌍W…B j…!$…X ⌜…\⌎⌟ (…@L…: ⌚…-⌔tH\⌖K]7Vü$⌋Â°J¨ŦZÄpH⌓ 8⌡z·°⌋·Ŧ₴⌂g®&gt;⌊.Mâ₲²Y²XVÜ10⌂⌈kË`t=⌌Hk¦Ñ⌡2!Ř₲tˌMª⌊⌈Ì5+ú=QYWa4H011"/>
    <w:docVar w:name="zzmp10LastTrailerInserted_7488" w:val="^`~#mp!@#=&gt;#T┚┪:6:~řm;m6i¶⌈JC⌎⌍p⌎K⌏K⌍W…B j…!$…X ⌜…\⌎⌟ (…@L…: ⌚…-⌔tH\⌖K]7Vü$⌋Â°J¨ŦZÄpH⌓ 8⌡z·°⌋·Ŧ₴⌂g®&gt;⌊.Mâ₲²Y²XVÜ10⌂⌈kË`t=⌌Hk¦Ñ⌡2!Ř₲tˌMª⌊⌈Ì5+ú=QYWa4H011"/>
    <w:docVar w:name="zzmp10mSEGsValidated" w:val="1"/>
  </w:docVars>
  <w:rsids>
    <w:rsidRoot w:val="009E7348"/>
    <w:rsid w:val="000011C3"/>
    <w:rsid w:val="00005FB7"/>
    <w:rsid w:val="00056A8C"/>
    <w:rsid w:val="0006555A"/>
    <w:rsid w:val="00072E04"/>
    <w:rsid w:val="00074217"/>
    <w:rsid w:val="00086AF1"/>
    <w:rsid w:val="00093BA6"/>
    <w:rsid w:val="00094B14"/>
    <w:rsid w:val="0009574E"/>
    <w:rsid w:val="0009626C"/>
    <w:rsid w:val="00096E25"/>
    <w:rsid w:val="000A2499"/>
    <w:rsid w:val="000A3225"/>
    <w:rsid w:val="000C341A"/>
    <w:rsid w:val="000C5A79"/>
    <w:rsid w:val="000D43A5"/>
    <w:rsid w:val="000D4F29"/>
    <w:rsid w:val="000E0967"/>
    <w:rsid w:val="000F3108"/>
    <w:rsid w:val="000F3660"/>
    <w:rsid w:val="000F56F6"/>
    <w:rsid w:val="00106A98"/>
    <w:rsid w:val="00115CB3"/>
    <w:rsid w:val="00124E7D"/>
    <w:rsid w:val="00136CF0"/>
    <w:rsid w:val="001411C0"/>
    <w:rsid w:val="00145AC7"/>
    <w:rsid w:val="001524AB"/>
    <w:rsid w:val="00154E75"/>
    <w:rsid w:val="00166577"/>
    <w:rsid w:val="00170217"/>
    <w:rsid w:val="00172190"/>
    <w:rsid w:val="001765C1"/>
    <w:rsid w:val="00176F89"/>
    <w:rsid w:val="001801AC"/>
    <w:rsid w:val="00181EC9"/>
    <w:rsid w:val="0018459F"/>
    <w:rsid w:val="00191CA4"/>
    <w:rsid w:val="00192AD7"/>
    <w:rsid w:val="001A0EE3"/>
    <w:rsid w:val="001A1359"/>
    <w:rsid w:val="001B3548"/>
    <w:rsid w:val="001B3681"/>
    <w:rsid w:val="001D5CAB"/>
    <w:rsid w:val="001E4AA2"/>
    <w:rsid w:val="001F3193"/>
    <w:rsid w:val="00205AF1"/>
    <w:rsid w:val="00210F2C"/>
    <w:rsid w:val="00214AB5"/>
    <w:rsid w:val="00220FBE"/>
    <w:rsid w:val="002214B0"/>
    <w:rsid w:val="00223A84"/>
    <w:rsid w:val="002256ED"/>
    <w:rsid w:val="002313BA"/>
    <w:rsid w:val="00232A4E"/>
    <w:rsid w:val="00242C8F"/>
    <w:rsid w:val="00252B5F"/>
    <w:rsid w:val="00255C7F"/>
    <w:rsid w:val="00260C95"/>
    <w:rsid w:val="00266BE5"/>
    <w:rsid w:val="00267164"/>
    <w:rsid w:val="00274DD7"/>
    <w:rsid w:val="00284896"/>
    <w:rsid w:val="00285868"/>
    <w:rsid w:val="00292159"/>
    <w:rsid w:val="00292446"/>
    <w:rsid w:val="002973CB"/>
    <w:rsid w:val="002B156B"/>
    <w:rsid w:val="002B4811"/>
    <w:rsid w:val="002C0281"/>
    <w:rsid w:val="002C37D4"/>
    <w:rsid w:val="002C5154"/>
    <w:rsid w:val="002D331D"/>
    <w:rsid w:val="002E0C07"/>
    <w:rsid w:val="002E46CD"/>
    <w:rsid w:val="002E71B2"/>
    <w:rsid w:val="002F0607"/>
    <w:rsid w:val="002F3B54"/>
    <w:rsid w:val="002F44C1"/>
    <w:rsid w:val="002F7885"/>
    <w:rsid w:val="00305591"/>
    <w:rsid w:val="003135B5"/>
    <w:rsid w:val="00316DAC"/>
    <w:rsid w:val="0031786D"/>
    <w:rsid w:val="003269E2"/>
    <w:rsid w:val="00340E19"/>
    <w:rsid w:val="00342E65"/>
    <w:rsid w:val="00346DC6"/>
    <w:rsid w:val="0035055E"/>
    <w:rsid w:val="00353CA0"/>
    <w:rsid w:val="003633D1"/>
    <w:rsid w:val="00370178"/>
    <w:rsid w:val="00371DE4"/>
    <w:rsid w:val="0037580C"/>
    <w:rsid w:val="00382E66"/>
    <w:rsid w:val="003923EE"/>
    <w:rsid w:val="003A3E84"/>
    <w:rsid w:val="003A61AB"/>
    <w:rsid w:val="003B1282"/>
    <w:rsid w:val="003B145C"/>
    <w:rsid w:val="003B3C0A"/>
    <w:rsid w:val="003C1D77"/>
    <w:rsid w:val="003C3ED8"/>
    <w:rsid w:val="003C41C5"/>
    <w:rsid w:val="003C4BC0"/>
    <w:rsid w:val="003D1589"/>
    <w:rsid w:val="003D4759"/>
    <w:rsid w:val="003F3D2E"/>
    <w:rsid w:val="00404F4C"/>
    <w:rsid w:val="0040671B"/>
    <w:rsid w:val="00411A3A"/>
    <w:rsid w:val="00413CC1"/>
    <w:rsid w:val="00422B10"/>
    <w:rsid w:val="004245DF"/>
    <w:rsid w:val="0044634A"/>
    <w:rsid w:val="0044703B"/>
    <w:rsid w:val="00476DB8"/>
    <w:rsid w:val="004813A9"/>
    <w:rsid w:val="00483A05"/>
    <w:rsid w:val="00495158"/>
    <w:rsid w:val="004A25AB"/>
    <w:rsid w:val="004A32B1"/>
    <w:rsid w:val="004B5DA7"/>
    <w:rsid w:val="004C70B4"/>
    <w:rsid w:val="004C76FA"/>
    <w:rsid w:val="004E337B"/>
    <w:rsid w:val="005040D0"/>
    <w:rsid w:val="00515D70"/>
    <w:rsid w:val="00517514"/>
    <w:rsid w:val="005318F5"/>
    <w:rsid w:val="0053782E"/>
    <w:rsid w:val="005415C4"/>
    <w:rsid w:val="00542763"/>
    <w:rsid w:val="00550143"/>
    <w:rsid w:val="005539D4"/>
    <w:rsid w:val="00564461"/>
    <w:rsid w:val="005715E2"/>
    <w:rsid w:val="00571653"/>
    <w:rsid w:val="005868FF"/>
    <w:rsid w:val="00591D1D"/>
    <w:rsid w:val="005B0E1F"/>
    <w:rsid w:val="005B4C70"/>
    <w:rsid w:val="005C3B62"/>
    <w:rsid w:val="005D7279"/>
    <w:rsid w:val="005E3DF7"/>
    <w:rsid w:val="005F6691"/>
    <w:rsid w:val="005F729F"/>
    <w:rsid w:val="0061057F"/>
    <w:rsid w:val="00632289"/>
    <w:rsid w:val="00646E83"/>
    <w:rsid w:val="006504D7"/>
    <w:rsid w:val="00652052"/>
    <w:rsid w:val="006529EB"/>
    <w:rsid w:val="006562C8"/>
    <w:rsid w:val="00674A4D"/>
    <w:rsid w:val="00676C00"/>
    <w:rsid w:val="00680DD2"/>
    <w:rsid w:val="00683E27"/>
    <w:rsid w:val="0069077F"/>
    <w:rsid w:val="006965E1"/>
    <w:rsid w:val="00697056"/>
    <w:rsid w:val="006A3E01"/>
    <w:rsid w:val="006B55DE"/>
    <w:rsid w:val="006C31EB"/>
    <w:rsid w:val="006C7110"/>
    <w:rsid w:val="006D0073"/>
    <w:rsid w:val="006E2F4A"/>
    <w:rsid w:val="006E39CE"/>
    <w:rsid w:val="006E7C52"/>
    <w:rsid w:val="00704461"/>
    <w:rsid w:val="0071056C"/>
    <w:rsid w:val="00710D10"/>
    <w:rsid w:val="007222C5"/>
    <w:rsid w:val="00725C22"/>
    <w:rsid w:val="00742E0D"/>
    <w:rsid w:val="007432D9"/>
    <w:rsid w:val="00747E0B"/>
    <w:rsid w:val="007511E4"/>
    <w:rsid w:val="00753E5B"/>
    <w:rsid w:val="00754131"/>
    <w:rsid w:val="00771C4F"/>
    <w:rsid w:val="00772430"/>
    <w:rsid w:val="00773E24"/>
    <w:rsid w:val="00781263"/>
    <w:rsid w:val="00783308"/>
    <w:rsid w:val="00794A34"/>
    <w:rsid w:val="007E3F8D"/>
    <w:rsid w:val="007F138D"/>
    <w:rsid w:val="007F15A1"/>
    <w:rsid w:val="00802A33"/>
    <w:rsid w:val="0080750F"/>
    <w:rsid w:val="00811796"/>
    <w:rsid w:val="00812F01"/>
    <w:rsid w:val="00814140"/>
    <w:rsid w:val="00817ABF"/>
    <w:rsid w:val="00824449"/>
    <w:rsid w:val="00825D68"/>
    <w:rsid w:val="008347E8"/>
    <w:rsid w:val="008362EA"/>
    <w:rsid w:val="00840F3E"/>
    <w:rsid w:val="0084618B"/>
    <w:rsid w:val="00860D99"/>
    <w:rsid w:val="00862BA8"/>
    <w:rsid w:val="00872368"/>
    <w:rsid w:val="008728C5"/>
    <w:rsid w:val="0087516C"/>
    <w:rsid w:val="00877888"/>
    <w:rsid w:val="00884E50"/>
    <w:rsid w:val="00887072"/>
    <w:rsid w:val="00887896"/>
    <w:rsid w:val="008968EC"/>
    <w:rsid w:val="008A286E"/>
    <w:rsid w:val="008A6C5A"/>
    <w:rsid w:val="008B6012"/>
    <w:rsid w:val="008C38C8"/>
    <w:rsid w:val="008C50A6"/>
    <w:rsid w:val="008C6530"/>
    <w:rsid w:val="008E7200"/>
    <w:rsid w:val="008E7B39"/>
    <w:rsid w:val="008F730D"/>
    <w:rsid w:val="009041A4"/>
    <w:rsid w:val="00906F12"/>
    <w:rsid w:val="00910F68"/>
    <w:rsid w:val="00915C11"/>
    <w:rsid w:val="009258E3"/>
    <w:rsid w:val="009302C1"/>
    <w:rsid w:val="00932F0D"/>
    <w:rsid w:val="00936EFD"/>
    <w:rsid w:val="00937C48"/>
    <w:rsid w:val="0094155A"/>
    <w:rsid w:val="009462E8"/>
    <w:rsid w:val="009551C3"/>
    <w:rsid w:val="00956087"/>
    <w:rsid w:val="009607D7"/>
    <w:rsid w:val="00963DAD"/>
    <w:rsid w:val="009756F0"/>
    <w:rsid w:val="0097577C"/>
    <w:rsid w:val="00983D83"/>
    <w:rsid w:val="009864A1"/>
    <w:rsid w:val="00986769"/>
    <w:rsid w:val="00997538"/>
    <w:rsid w:val="009A2E76"/>
    <w:rsid w:val="009A43D2"/>
    <w:rsid w:val="009A440D"/>
    <w:rsid w:val="009B28F1"/>
    <w:rsid w:val="009B6920"/>
    <w:rsid w:val="009D6D8A"/>
    <w:rsid w:val="009E30B4"/>
    <w:rsid w:val="009E4CF6"/>
    <w:rsid w:val="009E4E15"/>
    <w:rsid w:val="009E7348"/>
    <w:rsid w:val="009F63F1"/>
    <w:rsid w:val="009F74CC"/>
    <w:rsid w:val="009F7890"/>
    <w:rsid w:val="00A00C84"/>
    <w:rsid w:val="00A0530E"/>
    <w:rsid w:val="00A21127"/>
    <w:rsid w:val="00A215E2"/>
    <w:rsid w:val="00A240F4"/>
    <w:rsid w:val="00A36385"/>
    <w:rsid w:val="00A370D7"/>
    <w:rsid w:val="00A62D39"/>
    <w:rsid w:val="00A65071"/>
    <w:rsid w:val="00A84111"/>
    <w:rsid w:val="00A8418C"/>
    <w:rsid w:val="00A906AF"/>
    <w:rsid w:val="00A91095"/>
    <w:rsid w:val="00AA1BAC"/>
    <w:rsid w:val="00AA4EC8"/>
    <w:rsid w:val="00AA616F"/>
    <w:rsid w:val="00AC03D0"/>
    <w:rsid w:val="00AC0448"/>
    <w:rsid w:val="00AC1978"/>
    <w:rsid w:val="00AD529E"/>
    <w:rsid w:val="00AE14A7"/>
    <w:rsid w:val="00AE1822"/>
    <w:rsid w:val="00AF4296"/>
    <w:rsid w:val="00AF6FCC"/>
    <w:rsid w:val="00B015A8"/>
    <w:rsid w:val="00B13E71"/>
    <w:rsid w:val="00B1657D"/>
    <w:rsid w:val="00B20D53"/>
    <w:rsid w:val="00B20DB3"/>
    <w:rsid w:val="00B31AB0"/>
    <w:rsid w:val="00B34013"/>
    <w:rsid w:val="00B4322E"/>
    <w:rsid w:val="00B47502"/>
    <w:rsid w:val="00B56042"/>
    <w:rsid w:val="00B71354"/>
    <w:rsid w:val="00B8036E"/>
    <w:rsid w:val="00B83A1B"/>
    <w:rsid w:val="00B976F9"/>
    <w:rsid w:val="00BA4A11"/>
    <w:rsid w:val="00BC5689"/>
    <w:rsid w:val="00BD5D92"/>
    <w:rsid w:val="00BE4677"/>
    <w:rsid w:val="00BF786B"/>
    <w:rsid w:val="00C00FAD"/>
    <w:rsid w:val="00C12C8B"/>
    <w:rsid w:val="00C1693F"/>
    <w:rsid w:val="00C34248"/>
    <w:rsid w:val="00C44081"/>
    <w:rsid w:val="00C46FFE"/>
    <w:rsid w:val="00C52E84"/>
    <w:rsid w:val="00C5769F"/>
    <w:rsid w:val="00C627AA"/>
    <w:rsid w:val="00C67C3A"/>
    <w:rsid w:val="00C72FAF"/>
    <w:rsid w:val="00C772E3"/>
    <w:rsid w:val="00C82FA8"/>
    <w:rsid w:val="00C9775C"/>
    <w:rsid w:val="00CA4BEC"/>
    <w:rsid w:val="00CC45B7"/>
    <w:rsid w:val="00CD0E6F"/>
    <w:rsid w:val="00CD617E"/>
    <w:rsid w:val="00CE1680"/>
    <w:rsid w:val="00CE34B0"/>
    <w:rsid w:val="00CF5B63"/>
    <w:rsid w:val="00D02480"/>
    <w:rsid w:val="00D03344"/>
    <w:rsid w:val="00D31F42"/>
    <w:rsid w:val="00D33919"/>
    <w:rsid w:val="00D52778"/>
    <w:rsid w:val="00D62378"/>
    <w:rsid w:val="00D670B8"/>
    <w:rsid w:val="00D740BD"/>
    <w:rsid w:val="00D97E0E"/>
    <w:rsid w:val="00DA0DCF"/>
    <w:rsid w:val="00DB2D3F"/>
    <w:rsid w:val="00DB3080"/>
    <w:rsid w:val="00DB6DC5"/>
    <w:rsid w:val="00DC49C4"/>
    <w:rsid w:val="00DD4605"/>
    <w:rsid w:val="00DE78F0"/>
    <w:rsid w:val="00E0368B"/>
    <w:rsid w:val="00E12122"/>
    <w:rsid w:val="00E327AA"/>
    <w:rsid w:val="00E33ABA"/>
    <w:rsid w:val="00E367A0"/>
    <w:rsid w:val="00E53A5C"/>
    <w:rsid w:val="00E62A47"/>
    <w:rsid w:val="00E637F4"/>
    <w:rsid w:val="00E7034D"/>
    <w:rsid w:val="00E87FA7"/>
    <w:rsid w:val="00E90418"/>
    <w:rsid w:val="00E95BD1"/>
    <w:rsid w:val="00E96C58"/>
    <w:rsid w:val="00EA2BBA"/>
    <w:rsid w:val="00EB22EB"/>
    <w:rsid w:val="00EB7974"/>
    <w:rsid w:val="00EB7CA1"/>
    <w:rsid w:val="00EC6C71"/>
    <w:rsid w:val="00ED288C"/>
    <w:rsid w:val="00ED4A04"/>
    <w:rsid w:val="00EE50F3"/>
    <w:rsid w:val="00EF476E"/>
    <w:rsid w:val="00F0507F"/>
    <w:rsid w:val="00F07126"/>
    <w:rsid w:val="00F14191"/>
    <w:rsid w:val="00F14DA9"/>
    <w:rsid w:val="00F15E21"/>
    <w:rsid w:val="00F20680"/>
    <w:rsid w:val="00F262CC"/>
    <w:rsid w:val="00F357E3"/>
    <w:rsid w:val="00F42A9D"/>
    <w:rsid w:val="00F52ACB"/>
    <w:rsid w:val="00F559FD"/>
    <w:rsid w:val="00F7306B"/>
    <w:rsid w:val="00F75292"/>
    <w:rsid w:val="00FA2FEC"/>
    <w:rsid w:val="00FA3386"/>
    <w:rsid w:val="00FB07A4"/>
    <w:rsid w:val="00FD6BBA"/>
    <w:rsid w:val="00FE40BA"/>
    <w:rsid w:val="00FF187F"/>
    <w:rsid w:val="00FF756D"/>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42AC80"/>
  <w15:chartTrackingRefBased/>
  <w15:docId w15:val="{7212B129-C553-204C-8310-AF3E72BA2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34B0"/>
    <w:pPr>
      <w:adjustRightInd w:val="0"/>
      <w:jc w:val="both"/>
    </w:pPr>
    <w:rPr>
      <w:rFonts w:ascii="Gotham Book" w:eastAsia="Gotham Book" w:hAnsi="Gotham Book" w:cs="Gotham Book"/>
      <w:sz w:val="21"/>
      <w:szCs w:val="21"/>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E34B0"/>
    <w:pPr>
      <w:tabs>
        <w:tab w:val="center" w:pos="4160"/>
        <w:tab w:val="right" w:pos="8300"/>
      </w:tabs>
    </w:pPr>
    <w:rPr>
      <w:rFonts w:eastAsia="Arial" w:cs="Arial"/>
      <w:sz w:val="14"/>
      <w:szCs w:val="18"/>
      <w:lang w:eastAsia="en-US"/>
    </w:rPr>
  </w:style>
  <w:style w:type="paragraph" w:styleId="Footer">
    <w:name w:val="footer"/>
    <w:basedOn w:val="Normal"/>
    <w:link w:val="FooterChar"/>
    <w:rsid w:val="00CE34B0"/>
    <w:pPr>
      <w:tabs>
        <w:tab w:val="center" w:pos="4160"/>
        <w:tab w:val="right" w:pos="8300"/>
      </w:tabs>
    </w:pPr>
    <w:rPr>
      <w:rFonts w:eastAsia="Arial" w:cs="Arial"/>
      <w:sz w:val="14"/>
      <w:szCs w:val="18"/>
      <w:lang w:eastAsia="en-US"/>
    </w:rPr>
  </w:style>
  <w:style w:type="paragraph" w:styleId="EndnoteText">
    <w:name w:val="endnote text"/>
    <w:basedOn w:val="Normal"/>
    <w:rsid w:val="00CE34B0"/>
    <w:pPr>
      <w:spacing w:after="100"/>
    </w:pPr>
    <w:rPr>
      <w:rFonts w:eastAsia="Arial" w:cs="Arial"/>
      <w:sz w:val="14"/>
      <w:szCs w:val="18"/>
      <w:lang w:eastAsia="en-US"/>
    </w:rPr>
  </w:style>
  <w:style w:type="paragraph" w:styleId="FootnoteText">
    <w:name w:val="footnote text"/>
    <w:basedOn w:val="Normal"/>
    <w:rsid w:val="00CE34B0"/>
    <w:pPr>
      <w:spacing w:after="100"/>
    </w:pPr>
    <w:rPr>
      <w:rFonts w:eastAsia="Arial" w:cs="Arial"/>
      <w:sz w:val="14"/>
      <w:szCs w:val="18"/>
      <w:lang w:eastAsia="en-US"/>
    </w:rPr>
  </w:style>
  <w:style w:type="paragraph" w:customStyle="1" w:styleId="Body">
    <w:name w:val="Body"/>
    <w:basedOn w:val="Normal"/>
    <w:rsid w:val="002E46CD"/>
    <w:pPr>
      <w:spacing w:after="200"/>
    </w:pPr>
    <w:rPr>
      <w:rFonts w:ascii="Verdana" w:hAnsi="Verdana" w:cs="Verdana"/>
      <w:sz w:val="20"/>
      <w:szCs w:val="20"/>
    </w:rPr>
  </w:style>
  <w:style w:type="paragraph" w:customStyle="1" w:styleId="Body1">
    <w:name w:val="Body 1"/>
    <w:basedOn w:val="Body"/>
    <w:rsid w:val="00CE34B0"/>
    <w:pPr>
      <w:ind w:left="850"/>
    </w:pPr>
  </w:style>
  <w:style w:type="paragraph" w:customStyle="1" w:styleId="Level1">
    <w:name w:val="Level 1"/>
    <w:basedOn w:val="Body1"/>
    <w:rsid w:val="00CE34B0"/>
    <w:pPr>
      <w:numPr>
        <w:numId w:val="5"/>
      </w:numPr>
      <w:outlineLvl w:val="0"/>
    </w:pPr>
  </w:style>
  <w:style w:type="character" w:customStyle="1" w:styleId="Level1asheadingtext">
    <w:name w:val="Level 1 as heading (text)"/>
    <w:rsid w:val="00CE34B0"/>
    <w:rPr>
      <w:rFonts w:ascii="Gotham Medium" w:hAnsi="Gotham Medium" w:cs="Gotham Medium"/>
      <w:caps/>
    </w:rPr>
  </w:style>
  <w:style w:type="paragraph" w:customStyle="1" w:styleId="Body2">
    <w:name w:val="Body 2"/>
    <w:basedOn w:val="Body"/>
    <w:rsid w:val="00CE34B0"/>
    <w:pPr>
      <w:ind w:left="850"/>
    </w:pPr>
  </w:style>
  <w:style w:type="paragraph" w:customStyle="1" w:styleId="Level2">
    <w:name w:val="Level 2"/>
    <w:basedOn w:val="Body2"/>
    <w:rsid w:val="00CE34B0"/>
    <w:pPr>
      <w:numPr>
        <w:ilvl w:val="1"/>
        <w:numId w:val="5"/>
      </w:numPr>
      <w:outlineLvl w:val="1"/>
    </w:pPr>
  </w:style>
  <w:style w:type="character" w:customStyle="1" w:styleId="Level2asheadingtext">
    <w:name w:val="Level 2 as heading (text)"/>
    <w:rsid w:val="00CE34B0"/>
    <w:rPr>
      <w:rFonts w:ascii="Gotham Medium" w:hAnsi="Gotham Medium" w:cs="Gotham Medium"/>
    </w:rPr>
  </w:style>
  <w:style w:type="paragraph" w:customStyle="1" w:styleId="Body3">
    <w:name w:val="Body 3"/>
    <w:basedOn w:val="Body"/>
    <w:rsid w:val="00CE34B0"/>
    <w:pPr>
      <w:ind w:left="1701"/>
    </w:pPr>
  </w:style>
  <w:style w:type="paragraph" w:customStyle="1" w:styleId="Level3">
    <w:name w:val="Level 3"/>
    <w:basedOn w:val="Body3"/>
    <w:rsid w:val="00CE34B0"/>
    <w:pPr>
      <w:numPr>
        <w:ilvl w:val="2"/>
        <w:numId w:val="5"/>
      </w:numPr>
      <w:outlineLvl w:val="2"/>
    </w:pPr>
  </w:style>
  <w:style w:type="character" w:customStyle="1" w:styleId="Level3asheadingtext">
    <w:name w:val="Level 3 as heading (text)"/>
    <w:rsid w:val="00CE34B0"/>
    <w:rPr>
      <w:rFonts w:ascii="Gotham Medium" w:hAnsi="Gotham Medium" w:cs="Gotham Medium"/>
    </w:rPr>
  </w:style>
  <w:style w:type="paragraph" w:customStyle="1" w:styleId="Body4">
    <w:name w:val="Body 4"/>
    <w:basedOn w:val="Body"/>
    <w:rsid w:val="00CE34B0"/>
    <w:pPr>
      <w:ind w:left="2268"/>
    </w:pPr>
  </w:style>
  <w:style w:type="paragraph" w:customStyle="1" w:styleId="Level4">
    <w:name w:val="Level 4"/>
    <w:basedOn w:val="Body4"/>
    <w:rsid w:val="00CE34B0"/>
    <w:pPr>
      <w:numPr>
        <w:ilvl w:val="3"/>
        <w:numId w:val="5"/>
      </w:numPr>
      <w:outlineLvl w:val="3"/>
    </w:pPr>
  </w:style>
  <w:style w:type="paragraph" w:customStyle="1" w:styleId="Body5">
    <w:name w:val="Body 5"/>
    <w:basedOn w:val="Body"/>
    <w:rsid w:val="00CE34B0"/>
    <w:pPr>
      <w:ind w:left="2835"/>
    </w:pPr>
  </w:style>
  <w:style w:type="paragraph" w:customStyle="1" w:styleId="Level5">
    <w:name w:val="Level 5"/>
    <w:basedOn w:val="Body5"/>
    <w:rsid w:val="00CE34B0"/>
    <w:pPr>
      <w:numPr>
        <w:ilvl w:val="4"/>
        <w:numId w:val="5"/>
      </w:numPr>
      <w:outlineLvl w:val="4"/>
    </w:pPr>
  </w:style>
  <w:style w:type="paragraph" w:customStyle="1" w:styleId="Bullet1">
    <w:name w:val="Bullet 1"/>
    <w:basedOn w:val="Body"/>
    <w:rsid w:val="00CE34B0"/>
    <w:pPr>
      <w:numPr>
        <w:numId w:val="11"/>
      </w:numPr>
      <w:outlineLvl w:val="0"/>
    </w:pPr>
  </w:style>
  <w:style w:type="paragraph" w:customStyle="1" w:styleId="Bullet2">
    <w:name w:val="Bullet 2"/>
    <w:basedOn w:val="Body"/>
    <w:rsid w:val="00CE34B0"/>
    <w:pPr>
      <w:numPr>
        <w:ilvl w:val="1"/>
        <w:numId w:val="11"/>
      </w:numPr>
      <w:outlineLvl w:val="1"/>
    </w:pPr>
  </w:style>
  <w:style w:type="paragraph" w:customStyle="1" w:styleId="Bullet3">
    <w:name w:val="Bullet 3"/>
    <w:basedOn w:val="Body"/>
    <w:rsid w:val="00CE34B0"/>
    <w:pPr>
      <w:numPr>
        <w:ilvl w:val="2"/>
        <w:numId w:val="11"/>
      </w:numPr>
      <w:outlineLvl w:val="2"/>
    </w:pPr>
  </w:style>
  <w:style w:type="paragraph" w:customStyle="1" w:styleId="Bullet4">
    <w:name w:val="Bullet 4"/>
    <w:basedOn w:val="Body"/>
    <w:rsid w:val="00CE34B0"/>
    <w:pPr>
      <w:numPr>
        <w:ilvl w:val="3"/>
        <w:numId w:val="11"/>
      </w:numPr>
      <w:outlineLvl w:val="3"/>
    </w:pPr>
  </w:style>
  <w:style w:type="paragraph" w:customStyle="1" w:styleId="Bullet5">
    <w:name w:val="Bullet 5"/>
    <w:basedOn w:val="Body"/>
    <w:rsid w:val="00CE34B0"/>
    <w:pPr>
      <w:numPr>
        <w:ilvl w:val="4"/>
        <w:numId w:val="11"/>
      </w:numPr>
      <w:outlineLvl w:val="4"/>
    </w:pPr>
  </w:style>
  <w:style w:type="paragraph" w:customStyle="1" w:styleId="Bullet6">
    <w:name w:val="Bullet 6"/>
    <w:basedOn w:val="Body"/>
    <w:rsid w:val="00CE34B0"/>
    <w:pPr>
      <w:numPr>
        <w:ilvl w:val="5"/>
        <w:numId w:val="11"/>
      </w:numPr>
      <w:outlineLvl w:val="5"/>
    </w:pPr>
  </w:style>
  <w:style w:type="paragraph" w:customStyle="1" w:styleId="Appendix">
    <w:name w:val="Appendix"/>
    <w:basedOn w:val="Body"/>
    <w:next w:val="SubHeading"/>
    <w:rsid w:val="002E46CD"/>
    <w:pPr>
      <w:keepNext/>
      <w:numPr>
        <w:ilvl w:val="1"/>
        <w:numId w:val="22"/>
      </w:numPr>
      <w:jc w:val="center"/>
    </w:pPr>
    <w:rPr>
      <w:b/>
      <w:bCs/>
    </w:rPr>
  </w:style>
  <w:style w:type="paragraph" w:customStyle="1" w:styleId="Part">
    <w:name w:val="Part"/>
    <w:basedOn w:val="Body"/>
    <w:next w:val="SubHeading"/>
    <w:rsid w:val="002E46CD"/>
    <w:pPr>
      <w:keepNext/>
      <w:numPr>
        <w:ilvl w:val="2"/>
        <w:numId w:val="22"/>
      </w:numPr>
      <w:jc w:val="center"/>
    </w:pPr>
    <w:rPr>
      <w:b/>
      <w:bCs/>
    </w:rPr>
  </w:style>
  <w:style w:type="paragraph" w:customStyle="1" w:styleId="Parties">
    <w:name w:val="Parties"/>
    <w:basedOn w:val="Body"/>
    <w:rsid w:val="002E46CD"/>
    <w:pPr>
      <w:numPr>
        <w:numId w:val="20"/>
      </w:numPr>
    </w:pPr>
  </w:style>
  <w:style w:type="paragraph" w:customStyle="1" w:styleId="Background">
    <w:name w:val="Background"/>
    <w:basedOn w:val="Body"/>
    <w:rsid w:val="002E46CD"/>
    <w:pPr>
      <w:numPr>
        <w:numId w:val="21"/>
      </w:numPr>
    </w:pPr>
  </w:style>
  <w:style w:type="paragraph" w:customStyle="1" w:styleId="Schedule">
    <w:name w:val="Schedule"/>
    <w:basedOn w:val="Body"/>
    <w:next w:val="SubHeading"/>
    <w:rsid w:val="002E46CD"/>
    <w:pPr>
      <w:keepNext/>
      <w:numPr>
        <w:numId w:val="22"/>
      </w:numPr>
      <w:jc w:val="center"/>
    </w:pPr>
    <w:rPr>
      <w:b/>
      <w:bCs/>
    </w:rPr>
  </w:style>
  <w:style w:type="paragraph" w:customStyle="1" w:styleId="SubHeading">
    <w:name w:val="Sub Heading"/>
    <w:basedOn w:val="Body"/>
    <w:next w:val="Body"/>
    <w:rsid w:val="002E46CD"/>
    <w:pPr>
      <w:keepNext/>
      <w:jc w:val="center"/>
    </w:pPr>
    <w:rPr>
      <w:b/>
      <w:bCs/>
      <w:caps/>
    </w:rPr>
  </w:style>
  <w:style w:type="paragraph" w:styleId="TOC1">
    <w:name w:val="toc 1"/>
    <w:basedOn w:val="Normal"/>
    <w:next w:val="Normal"/>
    <w:rsid w:val="00CE34B0"/>
    <w:pPr>
      <w:tabs>
        <w:tab w:val="right" w:pos="9000"/>
      </w:tabs>
      <w:spacing w:after="120"/>
      <w:ind w:left="851" w:right="851" w:hanging="851"/>
      <w:jc w:val="left"/>
    </w:pPr>
    <w:rPr>
      <w:rFonts w:eastAsia="Arial" w:cs="Arial"/>
      <w:szCs w:val="22"/>
      <w:lang w:eastAsia="en-US"/>
    </w:rPr>
  </w:style>
  <w:style w:type="paragraph" w:styleId="TOC2">
    <w:name w:val="toc 2"/>
    <w:basedOn w:val="TOC1"/>
    <w:next w:val="Normal"/>
    <w:rsid w:val="00CE34B0"/>
    <w:pPr>
      <w:ind w:left="1702"/>
    </w:pPr>
  </w:style>
  <w:style w:type="paragraph" w:styleId="TOC3">
    <w:name w:val="toc 3"/>
    <w:basedOn w:val="TOC1"/>
    <w:next w:val="Normal"/>
    <w:rsid w:val="00CE34B0"/>
    <w:pPr>
      <w:ind w:left="2552"/>
    </w:pPr>
  </w:style>
  <w:style w:type="paragraph" w:styleId="TOC4">
    <w:name w:val="toc 4"/>
    <w:basedOn w:val="TOC1"/>
    <w:next w:val="Normal"/>
    <w:rsid w:val="00CE34B0"/>
    <w:pPr>
      <w:ind w:left="0" w:firstLine="0"/>
    </w:pPr>
    <w:rPr>
      <w:caps/>
    </w:rPr>
  </w:style>
  <w:style w:type="paragraph" w:styleId="TOC5">
    <w:name w:val="toc 5"/>
    <w:basedOn w:val="TOC1"/>
    <w:next w:val="Normal"/>
    <w:rsid w:val="00CE34B0"/>
    <w:pPr>
      <w:ind w:firstLine="0"/>
    </w:pPr>
  </w:style>
  <w:style w:type="paragraph" w:styleId="TOC6">
    <w:name w:val="toc 6"/>
    <w:basedOn w:val="TOC1"/>
    <w:next w:val="Normal"/>
    <w:rsid w:val="00CE34B0"/>
    <w:pPr>
      <w:ind w:left="1701" w:firstLine="0"/>
    </w:pPr>
  </w:style>
  <w:style w:type="paragraph" w:customStyle="1" w:styleId="Exhibit">
    <w:name w:val="Exhibit"/>
    <w:basedOn w:val="Body"/>
    <w:next w:val="SubHeading"/>
    <w:rsid w:val="002E46CD"/>
    <w:pPr>
      <w:keepNext/>
      <w:numPr>
        <w:ilvl w:val="3"/>
        <w:numId w:val="22"/>
      </w:numPr>
      <w:jc w:val="center"/>
    </w:pPr>
    <w:rPr>
      <w:b/>
      <w:bCs/>
    </w:rPr>
  </w:style>
  <w:style w:type="table" w:styleId="TableGrid">
    <w:name w:val="Table Grid"/>
    <w:basedOn w:val="TableNormal"/>
    <w:rsid w:val="00C72FAF"/>
    <w:pPr>
      <w:adjustRightIn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353CA0"/>
    <w:rPr>
      <w:rFonts w:cs="Times New Roman"/>
      <w:vertAlign w:val="superscript"/>
    </w:rPr>
  </w:style>
  <w:style w:type="paragraph" w:styleId="BalloonText">
    <w:name w:val="Balloon Text"/>
    <w:basedOn w:val="Normal"/>
    <w:link w:val="BalloonTextChar"/>
    <w:rsid w:val="006504D7"/>
    <w:rPr>
      <w:rFonts w:ascii="Segoe UI" w:hAnsi="Segoe UI" w:cs="Segoe UI"/>
      <w:sz w:val="18"/>
      <w:szCs w:val="18"/>
    </w:rPr>
  </w:style>
  <w:style w:type="character" w:customStyle="1" w:styleId="BalloonTextChar">
    <w:name w:val="Balloon Text Char"/>
    <w:link w:val="BalloonText"/>
    <w:rsid w:val="006504D7"/>
    <w:rPr>
      <w:rFonts w:ascii="Segoe UI" w:eastAsia="Gotham Book" w:hAnsi="Segoe UI" w:cs="Segoe UI"/>
      <w:sz w:val="18"/>
      <w:szCs w:val="18"/>
    </w:rPr>
  </w:style>
  <w:style w:type="character" w:styleId="Hyperlink">
    <w:name w:val="Hyperlink"/>
    <w:rsid w:val="00676C00"/>
    <w:rPr>
      <w:rFonts w:cs="Arial"/>
      <w:color w:val="0000FF"/>
      <w:sz w:val="20"/>
      <w:szCs w:val="22"/>
      <w:u w:val="single"/>
    </w:rPr>
  </w:style>
  <w:style w:type="character" w:styleId="CommentReference">
    <w:name w:val="annotation reference"/>
    <w:rsid w:val="00676C00"/>
    <w:rPr>
      <w:sz w:val="16"/>
      <w:szCs w:val="16"/>
    </w:rPr>
  </w:style>
  <w:style w:type="paragraph" w:styleId="CommentText">
    <w:name w:val="annotation text"/>
    <w:basedOn w:val="Normal"/>
    <w:link w:val="CommentTextChar"/>
    <w:rsid w:val="00676C00"/>
    <w:rPr>
      <w:rFonts w:ascii="Verdana" w:hAnsi="Verdana"/>
      <w:sz w:val="20"/>
      <w:szCs w:val="20"/>
    </w:rPr>
  </w:style>
  <w:style w:type="character" w:customStyle="1" w:styleId="CommentTextChar">
    <w:name w:val="Comment Text Char"/>
    <w:link w:val="CommentText"/>
    <w:rsid w:val="00676C00"/>
    <w:rPr>
      <w:rFonts w:ascii="Verdana" w:eastAsia="Gotham Book" w:hAnsi="Verdana" w:cs="Gotham Book"/>
    </w:rPr>
  </w:style>
  <w:style w:type="character" w:customStyle="1" w:styleId="FooterChar">
    <w:name w:val="Footer Char"/>
    <w:link w:val="Footer"/>
    <w:rsid w:val="00C12C8B"/>
    <w:rPr>
      <w:rFonts w:ascii="Gotham Book" w:eastAsia="Arial" w:hAnsi="Gotham Book" w:cs="Arial"/>
      <w:sz w:val="14"/>
      <w:szCs w:val="18"/>
      <w:lang w:eastAsia="en-US"/>
    </w:rPr>
  </w:style>
  <w:style w:type="paragraph" w:customStyle="1" w:styleId="MacPacTrailer">
    <w:name w:val="MacPac Trailer"/>
    <w:rsid w:val="00932F0D"/>
    <w:pPr>
      <w:widowControl w:val="0"/>
      <w:spacing w:line="200" w:lineRule="exact"/>
      <w:jc w:val="right"/>
    </w:pPr>
    <w:rPr>
      <w:rFonts w:ascii="Gotham Book" w:hAnsi="Gotham Book"/>
      <w:sz w:val="12"/>
      <w:szCs w:val="22"/>
      <w:lang w:val="en-US" w:eastAsia="en-US"/>
    </w:rPr>
  </w:style>
  <w:style w:type="character" w:styleId="PlaceholderText">
    <w:name w:val="Placeholder Text"/>
    <w:uiPriority w:val="99"/>
    <w:semiHidden/>
    <w:rsid w:val="00C12C8B"/>
    <w:rPr>
      <w:color w:val="808080"/>
    </w:rPr>
  </w:style>
  <w:style w:type="paragraph" w:styleId="CommentSubject">
    <w:name w:val="annotation subject"/>
    <w:basedOn w:val="CommentText"/>
    <w:next w:val="CommentText"/>
    <w:link w:val="CommentSubjectChar"/>
    <w:rsid w:val="003F3D2E"/>
    <w:rPr>
      <w:rFonts w:ascii="Gotham Book" w:hAnsi="Gotham Book"/>
      <w:b/>
      <w:bCs/>
    </w:rPr>
  </w:style>
  <w:style w:type="character" w:customStyle="1" w:styleId="CommentSubjectChar">
    <w:name w:val="Comment Subject Char"/>
    <w:link w:val="CommentSubject"/>
    <w:rsid w:val="003F3D2E"/>
    <w:rPr>
      <w:rFonts w:ascii="Gotham Book" w:eastAsia="Gotham Book" w:hAnsi="Gotham Book" w:cs="Gotham Book"/>
      <w:b/>
      <w:bCs/>
    </w:rPr>
  </w:style>
  <w:style w:type="paragraph" w:styleId="NormalWeb">
    <w:name w:val="Normal (Web)"/>
    <w:basedOn w:val="Normal"/>
    <w:uiPriority w:val="99"/>
    <w:unhideWhenUsed/>
    <w:rsid w:val="004A32B1"/>
    <w:pPr>
      <w:adjustRightInd/>
      <w:spacing w:before="100" w:beforeAutospacing="1" w:after="100" w:afterAutospacing="1"/>
      <w:jc w:val="left"/>
    </w:pPr>
    <w:rPr>
      <w:rFonts w:ascii="Times New Roman" w:eastAsia="Times New Roman" w:hAnsi="Times New Roman" w:cs="Times New Roman"/>
      <w:sz w:val="24"/>
      <w:szCs w:val="24"/>
      <w:lang w:val="it-IT" w:eastAsia="it-IT"/>
    </w:rPr>
  </w:style>
  <w:style w:type="character" w:styleId="Strong">
    <w:name w:val="Strong"/>
    <w:basedOn w:val="DefaultParagraphFont"/>
    <w:uiPriority w:val="22"/>
    <w:qFormat/>
    <w:rsid w:val="00E12122"/>
    <w:rPr>
      <w:b/>
      <w:bCs/>
    </w:rPr>
  </w:style>
  <w:style w:type="paragraph" w:styleId="Revision">
    <w:name w:val="Revision"/>
    <w:hidden/>
    <w:uiPriority w:val="99"/>
    <w:semiHidden/>
    <w:rsid w:val="009A43D2"/>
    <w:rPr>
      <w:rFonts w:ascii="Gotham Book" w:eastAsia="Gotham Book" w:hAnsi="Gotham Book" w:cs="Gotham Book"/>
      <w:sz w:val="21"/>
      <w:szCs w:val="21"/>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Blank.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4A8E16-EB7A-4572-8DFA-F058FAA52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Blank.dot</Template>
  <TotalTime>6</TotalTime>
  <Pages>15</Pages>
  <Words>5894</Words>
  <Characters>29474</Characters>
  <Application>Microsoft Office Word</Application>
  <DocSecurity>0</DocSecurity>
  <Lines>577</Lines>
  <Paragraphs>280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lpstr> </vt:lpstr>
    </vt:vector>
  </TitlesOfParts>
  <Company>Sheridans</Company>
  <LinksUpToDate>false</LinksUpToDate>
  <CharactersWithSpaces>35088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Sheridans</dc:creator>
  <cp:keywords/>
  <cp:lastModifiedBy>Graeme Monk</cp:lastModifiedBy>
  <cp:revision>2</cp:revision>
  <cp:lastPrinted>2020-03-06T15:20:00Z</cp:lastPrinted>
  <dcterms:created xsi:type="dcterms:W3CDTF">2026-05-07T17:09:00Z</dcterms:created>
  <dcterms:modified xsi:type="dcterms:W3CDTF">2026-05-07T17:09:00Z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Ref">
    <vt:lpwstr>Employment Contract - GH Game Development UK Ltd(13100409.1)</vt:lpwstr>
  </property>
  <property fmtid="{D5CDD505-2E9C-101B-9397-08002B2CF9AE}" pid="3" name="iManageFooter">
    <vt:lpwstr>#13100409v1&lt;LAW&gt; - Employment Contract - GH Game Development UK Ltd</vt:lpwstr>
  </property>
</Properties>
</file>